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5FAC" w14:textId="77777777" w:rsidR="00EF6304" w:rsidRDefault="00F31907">
      <w:pPr>
        <w:pStyle w:val="2"/>
        <w:ind w:firstLine="643"/>
        <w:jc w:val="center"/>
      </w:pPr>
      <w:r>
        <w:rPr>
          <w:rFonts w:hint="eastAsia"/>
        </w:rPr>
        <w:t>学术研究</w:t>
      </w:r>
      <w:r>
        <w:t>论文方案撰写架构</w:t>
      </w:r>
      <w:r>
        <w:rPr>
          <w:rFonts w:hint="eastAsia"/>
        </w:rPr>
        <w:t>规范</w:t>
      </w:r>
    </w:p>
    <w:tbl>
      <w:tblPr>
        <w:tblStyle w:val="af4"/>
        <w:tblW w:w="10491" w:type="dxa"/>
        <w:tblInd w:w="-318" w:type="dxa"/>
        <w:tblLayout w:type="fixed"/>
        <w:tblLook w:val="04A0" w:firstRow="1" w:lastRow="0" w:firstColumn="1" w:lastColumn="0" w:noHBand="0" w:noVBand="1"/>
      </w:tblPr>
      <w:tblGrid>
        <w:gridCol w:w="1135"/>
        <w:gridCol w:w="9356"/>
      </w:tblGrid>
      <w:tr w:rsidR="00EF6304" w14:paraId="22B78DC2" w14:textId="77777777">
        <w:trPr>
          <w:trHeight w:val="404"/>
        </w:trPr>
        <w:tc>
          <w:tcPr>
            <w:tcW w:w="1135" w:type="dxa"/>
          </w:tcPr>
          <w:p w14:paraId="7D2D172E" w14:textId="77777777" w:rsidR="00EF6304" w:rsidRDefault="00F31907">
            <w:pPr>
              <w:ind w:firstLine="420"/>
              <w:rPr>
                <w:szCs w:val="21"/>
              </w:rPr>
            </w:pPr>
            <w:r>
              <w:rPr>
                <w:rFonts w:hint="eastAsia"/>
                <w:szCs w:val="21"/>
              </w:rPr>
              <w:t>一</w:t>
            </w:r>
            <w:r>
              <w:rPr>
                <w:szCs w:val="21"/>
              </w:rPr>
              <w:t>、</w:t>
            </w:r>
            <w:r>
              <w:rPr>
                <w:rFonts w:hint="eastAsia"/>
                <w:szCs w:val="21"/>
              </w:rPr>
              <w:t>论文</w:t>
            </w:r>
            <w:r>
              <w:rPr>
                <w:szCs w:val="21"/>
              </w:rPr>
              <w:t>题目</w:t>
            </w:r>
          </w:p>
        </w:tc>
        <w:tc>
          <w:tcPr>
            <w:tcW w:w="9356" w:type="dxa"/>
            <w:vAlign w:val="center"/>
          </w:tcPr>
          <w:p w14:paraId="45DF4DC6" w14:textId="6DEC6451" w:rsidR="00EF6304" w:rsidRPr="00C843BA" w:rsidRDefault="00C843BA" w:rsidP="00C843BA">
            <w:pPr>
              <w:ind w:firstLine="482"/>
              <w:rPr>
                <w:sz w:val="24"/>
                <w:szCs w:val="32"/>
              </w:rPr>
            </w:pPr>
            <w:r w:rsidRPr="0055736D">
              <w:rPr>
                <w:rFonts w:hint="eastAsia"/>
                <w:b/>
                <w:bCs/>
                <w:sz w:val="24"/>
                <w:szCs w:val="32"/>
              </w:rPr>
              <w:t>基于协同拮抗与多目标优化的施肥养分推荐</w:t>
            </w:r>
          </w:p>
        </w:tc>
      </w:tr>
      <w:tr w:rsidR="00EF6304" w14:paraId="2A99E894" w14:textId="77777777">
        <w:trPr>
          <w:trHeight w:val="269"/>
        </w:trPr>
        <w:tc>
          <w:tcPr>
            <w:tcW w:w="1135" w:type="dxa"/>
          </w:tcPr>
          <w:p w14:paraId="76C6035F" w14:textId="77777777" w:rsidR="00EF6304" w:rsidRDefault="00F31907">
            <w:pPr>
              <w:ind w:firstLine="420"/>
              <w:rPr>
                <w:szCs w:val="21"/>
              </w:rPr>
            </w:pPr>
            <w:r>
              <w:rPr>
                <w:rFonts w:hint="eastAsia"/>
                <w:szCs w:val="21"/>
              </w:rPr>
              <w:t>二</w:t>
            </w:r>
            <w:r>
              <w:rPr>
                <w:szCs w:val="21"/>
              </w:rPr>
              <w:t>、</w:t>
            </w:r>
            <w:r>
              <w:rPr>
                <w:rFonts w:hint="eastAsia"/>
                <w:szCs w:val="21"/>
              </w:rPr>
              <w:t>研究</w:t>
            </w:r>
            <w:r>
              <w:rPr>
                <w:szCs w:val="21"/>
              </w:rPr>
              <w:t>动机</w:t>
            </w:r>
          </w:p>
        </w:tc>
        <w:tc>
          <w:tcPr>
            <w:tcW w:w="9356" w:type="dxa"/>
          </w:tcPr>
          <w:p w14:paraId="2ACBEA6C" w14:textId="3AF28D6D" w:rsidR="002A5BAC" w:rsidRDefault="002E4209" w:rsidP="00D1637F">
            <w:pPr>
              <w:spacing w:before="80"/>
              <w:ind w:firstLine="420"/>
              <w:rPr>
                <w:rFonts w:ascii="Helvetica" w:hAnsi="Helvetica" w:cs="Helvetica"/>
                <w:color w:val="060607"/>
                <w:spacing w:val="4"/>
                <w:szCs w:val="21"/>
                <w:shd w:val="clear" w:color="auto" w:fill="FFFFFF"/>
              </w:rPr>
            </w:pPr>
            <w:commentRangeStart w:id="0"/>
            <w:commentRangeEnd w:id="0"/>
            <w:r>
              <w:rPr>
                <w:rStyle w:val="afa"/>
              </w:rPr>
              <w:commentReference w:id="0"/>
            </w:r>
            <w:ins w:id="1" w:author="振国 杨" w:date="2025-11-19T10:28:00Z" w16du:dateUtc="2025-11-19T02:28:00Z">
              <w:r w:rsidR="001B1986" w:rsidRPr="001B1986">
                <w:rPr>
                  <w:rFonts w:ascii="Helvetica" w:hAnsi="Helvetica" w:cs="Helvetica" w:hint="eastAsia"/>
                  <w:color w:val="060607"/>
                  <w:spacing w:val="4"/>
                  <w:szCs w:val="21"/>
                  <w:shd w:val="clear" w:color="auto" w:fill="FFFFFF"/>
                </w:rPr>
                <w:t>施肥养分是指通过外源投入向土壤补充植物生长必需的氮、磷、钾及微量元素，以维持作物营养供给与提高产量品质的农业管理要素。</w:t>
              </w:r>
            </w:ins>
            <w:r w:rsidR="00407F72" w:rsidRPr="00407F72">
              <w:rPr>
                <w:rFonts w:ascii="Helvetica" w:hAnsi="Helvetica" w:cs="Helvetica" w:hint="eastAsia"/>
                <w:color w:val="060607"/>
                <w:spacing w:val="4"/>
                <w:szCs w:val="21"/>
                <w:shd w:val="clear" w:color="auto" w:fill="FFFFFF"/>
              </w:rPr>
              <w:t>土壤养分推荐是精准农业中用于确定作物在特定生育期所需氮、磷、钾等关键元素投入量的重要决策任务，其目标是在产量、成本与生态约束之间取得平衡。</w:t>
            </w:r>
            <w:r w:rsidR="004D1493" w:rsidRPr="004D1493">
              <w:rPr>
                <w:rFonts w:ascii="Helvetica" w:hAnsi="Helvetica" w:cs="Helvetica" w:hint="eastAsia"/>
                <w:color w:val="060607"/>
                <w:spacing w:val="4"/>
                <w:szCs w:val="21"/>
                <w:shd w:val="clear" w:color="auto" w:fill="FFFFFF"/>
              </w:rPr>
              <w:t>随着农业数字化的发展</w:t>
            </w:r>
            <w:r w:rsidR="00407F72" w:rsidRPr="00407F72">
              <w:rPr>
                <w:rFonts w:ascii="Helvetica" w:hAnsi="Helvetica" w:cs="Helvetica" w:hint="eastAsia"/>
                <w:color w:val="060607"/>
                <w:spacing w:val="4"/>
                <w:szCs w:val="21"/>
                <w:shd w:val="clear" w:color="auto" w:fill="FFFFFF"/>
              </w:rPr>
              <w:t>，该任务在计算机领域通常被建模为多目标优化或数据驱动的预测—决策问题，通过作物反应模型、经验方程或智能优化算法自动搜索最优施肥方案，提高策略的准确性与可解释性。</w:t>
            </w:r>
          </w:p>
          <w:p w14:paraId="23CF4070" w14:textId="77777777" w:rsidR="00CF2B53" w:rsidRDefault="00BF508D">
            <w:pPr>
              <w:ind w:firstLine="420"/>
              <w:rPr>
                <w:ins w:id="2" w:author="振国 杨" w:date="2025-11-19T10:44:00Z" w16du:dateUtc="2025-11-19T02:44:00Z"/>
                <w:shd w:val="clear" w:color="auto" w:fill="FFFFFF"/>
              </w:rPr>
            </w:pPr>
            <w:r w:rsidRPr="00BF508D">
              <w:rPr>
                <w:rFonts w:hint="eastAsia"/>
                <w:shd w:val="clear" w:color="auto" w:fill="FFFFFF"/>
              </w:rPr>
              <w:t>当前关于施肥养分推荐的计算机方法大体可分为三类：</w:t>
            </w:r>
            <w:r w:rsidR="001E5147" w:rsidRPr="001E5147">
              <w:rPr>
                <w:rFonts w:hint="eastAsia"/>
                <w:shd w:val="clear" w:color="auto" w:fill="FFFFFF"/>
              </w:rPr>
              <w:t>基于作物模型的机理驱动方法、基于机器学习的预测–决策方法</w:t>
            </w:r>
            <w:r w:rsidR="00957880">
              <w:rPr>
                <w:rFonts w:hint="eastAsia"/>
                <w:shd w:val="clear" w:color="auto" w:fill="FFFFFF"/>
              </w:rPr>
              <w:t>和</w:t>
            </w:r>
            <w:r w:rsidR="00315574" w:rsidRPr="00315574">
              <w:rPr>
                <w:rFonts w:hint="eastAsia"/>
                <w:shd w:val="clear" w:color="auto" w:fill="FFFFFF"/>
              </w:rPr>
              <w:t>基于多目标</w:t>
            </w:r>
            <w:r w:rsidR="00315574">
              <w:rPr>
                <w:rFonts w:hint="eastAsia"/>
                <w:shd w:val="clear" w:color="auto" w:fill="FFFFFF"/>
              </w:rPr>
              <w:t>优化</w:t>
            </w:r>
            <w:r w:rsidR="00315574" w:rsidRPr="00315574">
              <w:rPr>
                <w:rFonts w:hint="eastAsia"/>
                <w:shd w:val="clear" w:color="auto" w:fill="FFFFFF"/>
              </w:rPr>
              <w:t>算法的</w:t>
            </w:r>
            <w:r w:rsidR="003250F0">
              <w:rPr>
                <w:rFonts w:hint="eastAsia"/>
                <w:shd w:val="clear" w:color="auto" w:fill="FFFFFF"/>
              </w:rPr>
              <w:t>策略</w:t>
            </w:r>
            <w:r w:rsidR="00315574">
              <w:rPr>
                <w:rFonts w:hint="eastAsia"/>
                <w:shd w:val="clear" w:color="auto" w:fill="FFFFFF"/>
              </w:rPr>
              <w:t>推荐</w:t>
            </w:r>
            <w:r w:rsidR="00315574" w:rsidRPr="00315574">
              <w:rPr>
                <w:rFonts w:hint="eastAsia"/>
                <w:shd w:val="clear" w:color="auto" w:fill="FFFFFF"/>
              </w:rPr>
              <w:t>方法</w:t>
            </w:r>
            <w:r w:rsidR="001E5147" w:rsidRPr="001E5147">
              <w:rPr>
                <w:rFonts w:hint="eastAsia"/>
                <w:shd w:val="clear" w:color="auto" w:fill="FFFFFF"/>
              </w:rPr>
              <w:t>。</w:t>
            </w:r>
            <w:r w:rsidR="002B395C">
              <w:rPr>
                <w:rFonts w:hint="eastAsia"/>
                <w:shd w:val="clear" w:color="auto" w:fill="FFFFFF"/>
              </w:rPr>
              <w:t>（</w:t>
            </w:r>
            <w:r w:rsidR="002B395C">
              <w:rPr>
                <w:rFonts w:hint="eastAsia"/>
                <w:shd w:val="clear" w:color="auto" w:fill="FFFFFF"/>
              </w:rPr>
              <w:t>1</w:t>
            </w:r>
            <w:r w:rsidR="002B395C">
              <w:rPr>
                <w:rFonts w:hint="eastAsia"/>
                <w:shd w:val="clear" w:color="auto" w:fill="FFFFFF"/>
              </w:rPr>
              <w:t>）</w:t>
            </w:r>
            <w:r w:rsidR="002B395C" w:rsidRPr="001E5147">
              <w:rPr>
                <w:rFonts w:hint="eastAsia"/>
                <w:shd w:val="clear" w:color="auto" w:fill="FFFFFF"/>
              </w:rPr>
              <w:t>基于作物模型的机理驱动方法</w:t>
            </w:r>
            <w:r w:rsidR="002B395C">
              <w:rPr>
                <w:rFonts w:hint="eastAsia"/>
                <w:shd w:val="clear" w:color="auto" w:fill="FFFFFF"/>
              </w:rPr>
              <w:t>：</w:t>
            </w:r>
            <w:r w:rsidR="00106449" w:rsidRPr="00106449">
              <w:rPr>
                <w:rFonts w:hint="eastAsia"/>
                <w:shd w:val="clear" w:color="auto" w:fill="FFFFFF"/>
              </w:rPr>
              <w:t>该类方法主要依托作物生长模拟器</w:t>
            </w:r>
            <w:r w:rsidR="007816C1" w:rsidRPr="007816C1">
              <w:rPr>
                <w:rFonts w:hint="eastAsia"/>
                <w:shd w:val="clear" w:color="auto" w:fill="FFFFFF"/>
              </w:rPr>
              <w:t>或农学经验公式，</w:t>
            </w:r>
            <w:r w:rsidR="00CA25C2" w:rsidRPr="00CA25C2">
              <w:rPr>
                <w:rFonts w:hint="eastAsia"/>
                <w:shd w:val="clear" w:color="auto" w:fill="FFFFFF"/>
              </w:rPr>
              <w:t>通过模拟作物对不同施肥策略的产量、生态效应响应来筛选合适的养分管理方案。</w:t>
            </w:r>
            <w:r w:rsidR="00EE7BF5" w:rsidRPr="00EE7BF5">
              <w:rPr>
                <w:rFonts w:hint="eastAsia"/>
                <w:shd w:val="clear" w:color="auto" w:fill="FFFFFF"/>
              </w:rPr>
              <w:t>代娜等人</w:t>
            </w:r>
            <w:r w:rsidR="00EF5688" w:rsidRPr="00C52E87">
              <w:rPr>
                <w:shd w:val="clear" w:color="auto" w:fill="FFFFFF"/>
                <w:vertAlign w:val="superscript"/>
              </w:rPr>
              <w:fldChar w:fldCharType="begin"/>
            </w:r>
            <w:r w:rsidR="00EF5688" w:rsidRPr="00C52E87">
              <w:rPr>
                <w:shd w:val="clear" w:color="auto" w:fill="FFFFFF"/>
                <w:vertAlign w:val="superscript"/>
              </w:rPr>
              <w:instrText xml:space="preserve"> REF _Ref214115068 \r \h </w:instrText>
            </w:r>
            <w:r w:rsidR="00EF5688">
              <w:rPr>
                <w:shd w:val="clear" w:color="auto" w:fill="FFFFFF"/>
                <w:vertAlign w:val="superscript"/>
              </w:rPr>
              <w:instrText xml:space="preserve"> \* MERGEFORMAT </w:instrText>
            </w:r>
            <w:r w:rsidR="00EF5688" w:rsidRPr="00C52E87">
              <w:rPr>
                <w:shd w:val="clear" w:color="auto" w:fill="FFFFFF"/>
                <w:vertAlign w:val="superscript"/>
              </w:rPr>
            </w:r>
            <w:r w:rsidR="00EF5688" w:rsidRPr="00C52E87">
              <w:rPr>
                <w:shd w:val="clear" w:color="auto" w:fill="FFFFFF"/>
                <w:vertAlign w:val="superscript"/>
              </w:rPr>
              <w:fldChar w:fldCharType="separate"/>
            </w:r>
            <w:r w:rsidR="00EF5688" w:rsidRPr="00C52E87">
              <w:rPr>
                <w:shd w:val="clear" w:color="auto" w:fill="FFFFFF"/>
                <w:vertAlign w:val="superscript"/>
              </w:rPr>
              <w:t xml:space="preserve">[13] </w:t>
            </w:r>
            <w:r w:rsidR="00EF5688" w:rsidRPr="00C52E87">
              <w:rPr>
                <w:shd w:val="clear" w:color="auto" w:fill="FFFFFF"/>
                <w:vertAlign w:val="superscript"/>
              </w:rPr>
              <w:fldChar w:fldCharType="end"/>
            </w:r>
            <w:r w:rsidR="00EE7BF5" w:rsidRPr="00EE7BF5">
              <w:rPr>
                <w:rFonts w:hint="eastAsia"/>
                <w:shd w:val="clear" w:color="auto" w:fill="FFFFFF"/>
              </w:rPr>
              <w:t>提出了一个基于</w:t>
            </w:r>
            <w:r w:rsidR="00EE7BF5" w:rsidRPr="00EE7BF5">
              <w:rPr>
                <w:rFonts w:hint="eastAsia"/>
                <w:shd w:val="clear" w:color="auto" w:fill="FFFFFF"/>
              </w:rPr>
              <w:t xml:space="preserve"> DSSAT</w:t>
            </w:r>
            <w:r w:rsidR="00EE7BF5" w:rsidRPr="00EE7BF5">
              <w:rPr>
                <w:rFonts w:hint="eastAsia"/>
                <w:shd w:val="clear" w:color="auto" w:fill="FFFFFF"/>
              </w:rPr>
              <w:t>–</w:t>
            </w:r>
            <w:r w:rsidR="00EE7BF5" w:rsidRPr="00EE7BF5">
              <w:rPr>
                <w:rFonts w:hint="eastAsia"/>
                <w:shd w:val="clear" w:color="auto" w:fill="FFFFFF"/>
              </w:rPr>
              <w:t xml:space="preserve">CERES-Wheat </w:t>
            </w:r>
            <w:r w:rsidR="00EE7BF5" w:rsidRPr="00EE7BF5">
              <w:rPr>
                <w:rFonts w:hint="eastAsia"/>
                <w:shd w:val="clear" w:color="auto" w:fill="FFFFFF"/>
              </w:rPr>
              <w:t>作物模型</w:t>
            </w:r>
            <w:r w:rsidR="00EE7BF5" w:rsidRPr="00EE7BF5">
              <w:rPr>
                <w:rFonts w:hint="eastAsia"/>
                <w:shd w:val="clear" w:color="auto" w:fill="FFFFFF"/>
              </w:rPr>
              <w:t xml:space="preserve"> </w:t>
            </w:r>
            <w:r w:rsidR="00EE7BF5" w:rsidRPr="00EE7BF5">
              <w:rPr>
                <w:rFonts w:hint="eastAsia"/>
                <w:shd w:val="clear" w:color="auto" w:fill="FFFFFF"/>
              </w:rPr>
              <w:t>的施氮推荐方法，通过在不同施氮水平下运行</w:t>
            </w:r>
            <w:ins w:id="3" w:author="振国 杨" w:date="2025-11-19T10:29:00Z" w16du:dateUtc="2025-11-19T02:29:00Z">
              <w:r w:rsidR="0064190B" w:rsidRPr="0064190B">
                <w:rPr>
                  <w:rFonts w:hint="eastAsia"/>
                  <w:shd w:val="clear" w:color="auto" w:fill="FFFFFF"/>
                </w:rPr>
                <w:t>农业技术转移决策支持系统</w:t>
              </w:r>
            </w:ins>
            <w:del w:id="4" w:author="振国 杨" w:date="2025-11-19T10:29:00Z" w16du:dateUtc="2025-11-19T02:29:00Z">
              <w:r w:rsidR="00EE7BF5" w:rsidRPr="00EE7BF5" w:rsidDel="0064190B">
                <w:rPr>
                  <w:rFonts w:hint="eastAsia"/>
                  <w:shd w:val="clear" w:color="auto" w:fill="FFFFFF"/>
                </w:rPr>
                <w:delText xml:space="preserve"> DSSAT </w:delText>
              </w:r>
            </w:del>
            <w:ins w:id="5" w:author="振国 杨" w:date="2025-11-19T10:29:00Z" w16du:dateUtc="2025-11-19T02:29:00Z">
              <w:r w:rsidR="008A59AE">
                <w:rPr>
                  <w:rFonts w:hint="eastAsia"/>
                  <w:shd w:val="clear" w:color="auto" w:fill="FFFFFF"/>
                </w:rPr>
                <w:t>（</w:t>
              </w:r>
              <w:r w:rsidR="008A59AE" w:rsidRPr="008A59AE">
                <w:rPr>
                  <w:shd w:val="clear" w:color="auto" w:fill="FFFFFF"/>
                </w:rPr>
                <w:t>Decision Support System for Agrotechnology Transfer</w:t>
              </w:r>
              <w:r w:rsidR="008A59AE">
                <w:rPr>
                  <w:rFonts w:hint="eastAsia"/>
                  <w:shd w:val="clear" w:color="auto" w:fill="FFFFFF"/>
                </w:rPr>
                <w:t>，</w:t>
              </w:r>
              <w:r w:rsidR="008A59AE" w:rsidRPr="008A59AE">
                <w:rPr>
                  <w:shd w:val="clear" w:color="auto" w:fill="FFFFFF"/>
                </w:rPr>
                <w:t>DSSAT</w:t>
              </w:r>
              <w:r w:rsidR="008A59AE">
                <w:rPr>
                  <w:rFonts w:hint="eastAsia"/>
                  <w:shd w:val="clear" w:color="auto" w:fill="FFFFFF"/>
                </w:rPr>
                <w:t>）</w:t>
              </w:r>
            </w:ins>
            <w:r w:rsidR="00EE7BF5" w:rsidRPr="00EE7BF5">
              <w:rPr>
                <w:rFonts w:hint="eastAsia"/>
                <w:shd w:val="clear" w:color="auto" w:fill="FFFFFF"/>
              </w:rPr>
              <w:t>模拟多年产量表现，以评估氮肥投入与实际产量之间的响应关系</w:t>
            </w:r>
            <w:r w:rsidR="00EF5688">
              <w:rPr>
                <w:rFonts w:hint="eastAsia"/>
                <w:shd w:val="clear" w:color="auto" w:fill="FFFFFF"/>
              </w:rPr>
              <w:t>，</w:t>
            </w:r>
            <w:r w:rsidR="00EF5688" w:rsidRPr="00EF5688">
              <w:rPr>
                <w:rFonts w:hint="eastAsia"/>
                <w:shd w:val="clear" w:color="auto" w:fill="FFFFFF"/>
              </w:rPr>
              <w:t>在多情景（多年份气候输入）模拟下，</w:t>
            </w:r>
            <w:r w:rsidR="00EF5688" w:rsidRPr="00EF5688">
              <w:rPr>
                <w:rFonts w:hint="eastAsia"/>
                <w:shd w:val="clear" w:color="auto" w:fill="FFFFFF"/>
              </w:rPr>
              <w:t xml:space="preserve">DSSAT </w:t>
            </w:r>
            <w:r w:rsidR="00EF5688" w:rsidRPr="00EF5688">
              <w:rPr>
                <w:rFonts w:hint="eastAsia"/>
                <w:shd w:val="clear" w:color="auto" w:fill="FFFFFF"/>
              </w:rPr>
              <w:t>能较准确地捕捉冬小麦在高</w:t>
            </w:r>
            <w:proofErr w:type="gramStart"/>
            <w:r w:rsidR="00EF5688" w:rsidRPr="00EF5688">
              <w:rPr>
                <w:rFonts w:hint="eastAsia"/>
                <w:shd w:val="clear" w:color="auto" w:fill="FFFFFF"/>
              </w:rPr>
              <w:t>氮与低氮条件</w:t>
            </w:r>
            <w:proofErr w:type="gramEnd"/>
            <w:r w:rsidR="00EF5688" w:rsidRPr="00EF5688">
              <w:rPr>
                <w:rFonts w:hint="eastAsia"/>
                <w:shd w:val="clear" w:color="auto" w:fill="FFFFFF"/>
              </w:rPr>
              <w:t>下的产量变化趋势</w:t>
            </w:r>
            <w:r w:rsidR="00EF5688">
              <w:rPr>
                <w:rFonts w:hint="eastAsia"/>
                <w:shd w:val="clear" w:color="auto" w:fill="FFFFFF"/>
              </w:rPr>
              <w:t>。</w:t>
            </w:r>
            <w:r w:rsidR="003C10C5" w:rsidRPr="003C10C5">
              <w:rPr>
                <w:rFonts w:hint="eastAsia"/>
                <w:shd w:val="clear" w:color="auto" w:fill="FFFFFF"/>
              </w:rPr>
              <w:t xml:space="preserve">Wang </w:t>
            </w:r>
            <w:r w:rsidR="003C10C5" w:rsidRPr="003C10C5">
              <w:rPr>
                <w:rFonts w:hint="eastAsia"/>
                <w:shd w:val="clear" w:color="auto" w:fill="FFFFFF"/>
              </w:rPr>
              <w:t>等人</w:t>
            </w:r>
            <w:r w:rsidR="00033B35" w:rsidRPr="00C52E87">
              <w:rPr>
                <w:shd w:val="clear" w:color="auto" w:fill="FFFFFF"/>
                <w:vertAlign w:val="superscript"/>
              </w:rPr>
              <w:fldChar w:fldCharType="begin"/>
            </w:r>
            <w:r w:rsidR="00033B35" w:rsidRPr="00C52E87">
              <w:rPr>
                <w:shd w:val="clear" w:color="auto" w:fill="FFFFFF"/>
                <w:vertAlign w:val="superscript"/>
              </w:rPr>
              <w:instrText xml:space="preserve"> REF _Ref214115247 \r \h </w:instrText>
            </w:r>
            <w:r w:rsidR="00033B35">
              <w:rPr>
                <w:shd w:val="clear" w:color="auto" w:fill="FFFFFF"/>
                <w:vertAlign w:val="superscript"/>
              </w:rPr>
              <w:instrText xml:space="preserve"> \* MERGEFORMAT </w:instrText>
            </w:r>
            <w:r w:rsidR="00033B35" w:rsidRPr="00C52E87">
              <w:rPr>
                <w:shd w:val="clear" w:color="auto" w:fill="FFFFFF"/>
                <w:vertAlign w:val="superscript"/>
              </w:rPr>
            </w:r>
            <w:r w:rsidR="00033B35" w:rsidRPr="00C52E87">
              <w:rPr>
                <w:shd w:val="clear" w:color="auto" w:fill="FFFFFF"/>
                <w:vertAlign w:val="superscript"/>
              </w:rPr>
              <w:fldChar w:fldCharType="separate"/>
            </w:r>
            <w:r w:rsidR="00033B35" w:rsidRPr="00C52E87">
              <w:rPr>
                <w:shd w:val="clear" w:color="auto" w:fill="FFFFFF"/>
                <w:vertAlign w:val="superscript"/>
              </w:rPr>
              <w:t xml:space="preserve">[14] </w:t>
            </w:r>
            <w:r w:rsidR="00033B35" w:rsidRPr="00C52E87">
              <w:rPr>
                <w:shd w:val="clear" w:color="auto" w:fill="FFFFFF"/>
                <w:vertAlign w:val="superscript"/>
              </w:rPr>
              <w:fldChar w:fldCharType="end"/>
            </w:r>
            <w:r w:rsidR="003C10C5" w:rsidRPr="003C10C5">
              <w:rPr>
                <w:rFonts w:hint="eastAsia"/>
                <w:shd w:val="clear" w:color="auto" w:fill="FFFFFF"/>
              </w:rPr>
              <w:t>提出了一种使用</w:t>
            </w:r>
            <w:ins w:id="6" w:author="振国 杨" w:date="2025-11-19T10:29:00Z" w16du:dateUtc="2025-11-19T02:29:00Z">
              <w:r w:rsidR="008A59AE" w:rsidRPr="008A59AE">
                <w:rPr>
                  <w:rFonts w:hint="eastAsia"/>
                  <w:shd w:val="clear" w:color="auto" w:fill="FFFFFF"/>
                </w:rPr>
                <w:t>农业生产系统模拟器</w:t>
              </w:r>
            </w:ins>
            <w:del w:id="7" w:author="振国 杨" w:date="2025-11-19T10:29:00Z" w16du:dateUtc="2025-11-19T02:29:00Z">
              <w:r w:rsidR="003C10C5" w:rsidRPr="003C10C5" w:rsidDel="008A59AE">
                <w:rPr>
                  <w:rFonts w:hint="eastAsia"/>
                  <w:shd w:val="clear" w:color="auto" w:fill="FFFFFF"/>
                </w:rPr>
                <w:delText xml:space="preserve"> APSIM</w:delText>
              </w:r>
            </w:del>
            <w:r w:rsidR="003C10C5" w:rsidRPr="003C10C5">
              <w:rPr>
                <w:rFonts w:hint="eastAsia"/>
                <w:shd w:val="clear" w:color="auto" w:fill="FFFFFF"/>
              </w:rPr>
              <w:t>（</w:t>
            </w:r>
            <w:r w:rsidR="003C10C5" w:rsidRPr="003C10C5">
              <w:rPr>
                <w:rFonts w:hint="eastAsia"/>
                <w:shd w:val="clear" w:color="auto" w:fill="FFFFFF"/>
              </w:rPr>
              <w:t>Agricultural Production Systems Simulator</w:t>
            </w:r>
            <w:ins w:id="8" w:author="振国 杨" w:date="2025-11-19T10:29:00Z" w16du:dateUtc="2025-11-19T02:29:00Z">
              <w:r w:rsidR="008A59AE">
                <w:rPr>
                  <w:rFonts w:hint="eastAsia"/>
                  <w:shd w:val="clear" w:color="auto" w:fill="FFFFFF"/>
                </w:rPr>
                <w:t>，</w:t>
              </w:r>
              <w:r w:rsidR="008A59AE" w:rsidRPr="008A59AE">
                <w:rPr>
                  <w:shd w:val="clear" w:color="auto" w:fill="FFFFFF"/>
                </w:rPr>
                <w:t>APSIM</w:t>
              </w:r>
            </w:ins>
            <w:r w:rsidR="003C10C5" w:rsidRPr="003C10C5">
              <w:rPr>
                <w:rFonts w:hint="eastAsia"/>
                <w:shd w:val="clear" w:color="auto" w:fill="FFFFFF"/>
              </w:rPr>
              <w:t>）</w:t>
            </w:r>
            <w:r w:rsidR="003C10C5" w:rsidRPr="003C10C5">
              <w:rPr>
                <w:rFonts w:hint="eastAsia"/>
                <w:shd w:val="clear" w:color="auto" w:fill="FFFFFF"/>
              </w:rPr>
              <w:t xml:space="preserve"> </w:t>
            </w:r>
            <w:r w:rsidR="003C10C5" w:rsidRPr="003C10C5">
              <w:rPr>
                <w:rFonts w:hint="eastAsia"/>
                <w:shd w:val="clear" w:color="auto" w:fill="FFFFFF"/>
              </w:rPr>
              <w:t>的氮肥管理模拟方法。</w:t>
            </w:r>
            <w:r w:rsidR="003C10C5">
              <w:rPr>
                <w:rFonts w:hint="eastAsia"/>
                <w:shd w:val="clear" w:color="auto" w:fill="FFFFFF"/>
              </w:rPr>
              <w:t>该方法</w:t>
            </w:r>
            <w:r w:rsidR="003C10C5" w:rsidRPr="003C10C5">
              <w:rPr>
                <w:rFonts w:hint="eastAsia"/>
                <w:shd w:val="clear" w:color="auto" w:fill="FFFFFF"/>
              </w:rPr>
              <w:t>构建了作物–土壤–氮循环模块，通过设定不同的氮肥施用量与施肥时序，使用</w:t>
            </w:r>
            <w:r w:rsidR="003C10C5" w:rsidRPr="003C10C5">
              <w:rPr>
                <w:rFonts w:hint="eastAsia"/>
                <w:shd w:val="clear" w:color="auto" w:fill="FFFFFF"/>
              </w:rPr>
              <w:t xml:space="preserve"> APSIM </w:t>
            </w:r>
            <w:r w:rsidR="003C10C5" w:rsidRPr="003C10C5">
              <w:rPr>
                <w:rFonts w:hint="eastAsia"/>
                <w:shd w:val="clear" w:color="auto" w:fill="FFFFFF"/>
              </w:rPr>
              <w:t>模拟这些策略对产量、</w:t>
            </w:r>
            <w:proofErr w:type="gramStart"/>
            <w:r w:rsidR="003C10C5" w:rsidRPr="003C10C5">
              <w:rPr>
                <w:rFonts w:hint="eastAsia"/>
                <w:shd w:val="clear" w:color="auto" w:fill="FFFFFF"/>
              </w:rPr>
              <w:t>氮利用</w:t>
            </w:r>
            <w:proofErr w:type="gramEnd"/>
            <w:r w:rsidR="003C10C5" w:rsidRPr="003C10C5">
              <w:rPr>
                <w:rFonts w:hint="eastAsia"/>
                <w:shd w:val="clear" w:color="auto" w:fill="FFFFFF"/>
              </w:rPr>
              <w:t>效率</w:t>
            </w:r>
            <w:del w:id="9" w:author="振国 杨" w:date="2025-11-19T10:29:00Z" w16du:dateUtc="2025-11-19T02:29:00Z">
              <w:r w:rsidR="003C10C5" w:rsidRPr="003C10C5" w:rsidDel="00426772">
                <w:rPr>
                  <w:rFonts w:hint="eastAsia"/>
                  <w:shd w:val="clear" w:color="auto" w:fill="FFFFFF"/>
                </w:rPr>
                <w:delText>（</w:delText>
              </w:r>
              <w:r w:rsidR="003C10C5" w:rsidRPr="003C10C5" w:rsidDel="00426772">
                <w:rPr>
                  <w:rFonts w:hint="eastAsia"/>
                  <w:shd w:val="clear" w:color="auto" w:fill="FFFFFF"/>
                </w:rPr>
                <w:delText>NUE</w:delText>
              </w:r>
              <w:r w:rsidR="003C10C5" w:rsidRPr="003C10C5" w:rsidDel="00426772">
                <w:rPr>
                  <w:rFonts w:hint="eastAsia"/>
                  <w:shd w:val="clear" w:color="auto" w:fill="FFFFFF"/>
                </w:rPr>
                <w:delText>）</w:delText>
              </w:r>
            </w:del>
            <w:r w:rsidR="003C10C5" w:rsidRPr="003C10C5">
              <w:rPr>
                <w:rFonts w:hint="eastAsia"/>
                <w:shd w:val="clear" w:color="auto" w:fill="FFFFFF"/>
              </w:rPr>
              <w:t>和氮损失（如淋失）的影响</w:t>
            </w:r>
            <w:r w:rsidR="00C33F39">
              <w:rPr>
                <w:rFonts w:hint="eastAsia"/>
                <w:shd w:val="clear" w:color="auto" w:fill="FFFFFF"/>
              </w:rPr>
              <w:t>，</w:t>
            </w:r>
            <w:r w:rsidR="00033B35">
              <w:rPr>
                <w:rFonts w:hint="eastAsia"/>
                <w:shd w:val="clear" w:color="auto" w:fill="FFFFFF"/>
              </w:rPr>
              <w:t>该方法的实验表明</w:t>
            </w:r>
            <w:r w:rsidR="00033B35" w:rsidRPr="00033B35">
              <w:rPr>
                <w:rFonts w:hint="eastAsia"/>
                <w:shd w:val="clear" w:color="auto" w:fill="FFFFFF"/>
              </w:rPr>
              <w:t xml:space="preserve">APSIM </w:t>
            </w:r>
            <w:r w:rsidR="00033B35" w:rsidRPr="00033B35">
              <w:rPr>
                <w:rFonts w:hint="eastAsia"/>
                <w:shd w:val="clear" w:color="auto" w:fill="FFFFFF"/>
              </w:rPr>
              <w:t>能够给出兼顾增产与减少环境风险（</w:t>
            </w:r>
            <w:ins w:id="10" w:author="振国 杨" w:date="2025-11-19T10:29:00Z" w16du:dateUtc="2025-11-19T02:29:00Z">
              <w:r w:rsidR="00426772">
                <w:rPr>
                  <w:rFonts w:hint="eastAsia"/>
                  <w:shd w:val="clear" w:color="auto" w:fill="FFFFFF"/>
                </w:rPr>
                <w:t>氮</w:t>
              </w:r>
            </w:ins>
            <w:del w:id="11" w:author="振国 杨" w:date="2025-11-19T10:29:00Z" w16du:dateUtc="2025-11-19T02:29:00Z">
              <w:r w:rsidR="00033B35" w:rsidRPr="00033B35" w:rsidDel="00426772">
                <w:rPr>
                  <w:rFonts w:hint="eastAsia"/>
                  <w:shd w:val="clear" w:color="auto" w:fill="FFFFFF"/>
                </w:rPr>
                <w:delText>N</w:delText>
              </w:r>
            </w:del>
            <w:r w:rsidR="00033B35" w:rsidRPr="00033B35">
              <w:rPr>
                <w:rFonts w:hint="eastAsia"/>
                <w:shd w:val="clear" w:color="auto" w:fill="FFFFFF"/>
              </w:rPr>
              <w:t xml:space="preserve"> </w:t>
            </w:r>
            <w:r w:rsidR="00033B35" w:rsidRPr="00033B35">
              <w:rPr>
                <w:rFonts w:hint="eastAsia"/>
                <w:shd w:val="clear" w:color="auto" w:fill="FFFFFF"/>
              </w:rPr>
              <w:t>损失）的较优施氮方案。</w:t>
            </w:r>
            <w:r w:rsidR="002500E8">
              <w:rPr>
                <w:rFonts w:hint="eastAsia"/>
                <w:shd w:val="clear" w:color="auto" w:fill="FFFFFF"/>
              </w:rPr>
              <w:t>这类</w:t>
            </w:r>
            <w:r w:rsidR="009F7019">
              <w:rPr>
                <w:rFonts w:hint="eastAsia"/>
                <w:shd w:val="clear" w:color="auto" w:fill="FFFFFF"/>
              </w:rPr>
              <w:t>方法</w:t>
            </w:r>
            <w:r w:rsidR="009F7019" w:rsidRPr="009F7019">
              <w:rPr>
                <w:rFonts w:hint="eastAsia"/>
                <w:shd w:val="clear" w:color="auto" w:fill="FFFFFF"/>
              </w:rPr>
              <w:t>高度依赖参数</w:t>
            </w:r>
            <w:r w:rsidR="009F7019">
              <w:rPr>
                <w:rFonts w:hint="eastAsia"/>
                <w:shd w:val="clear" w:color="auto" w:fill="FFFFFF"/>
              </w:rPr>
              <w:t>的设定</w:t>
            </w:r>
            <w:r w:rsidR="005366D7">
              <w:rPr>
                <w:rFonts w:hint="eastAsia"/>
                <w:shd w:val="clear" w:color="auto" w:fill="FFFFFF"/>
              </w:rPr>
              <w:t>，且</w:t>
            </w:r>
            <w:r w:rsidR="005366D7" w:rsidRPr="005366D7">
              <w:rPr>
                <w:rFonts w:hint="eastAsia"/>
                <w:shd w:val="clear" w:color="auto" w:fill="FFFFFF"/>
              </w:rPr>
              <w:t>运行一次模拟需消耗大量时间</w:t>
            </w:r>
            <w:r w:rsidR="005366D7">
              <w:rPr>
                <w:rFonts w:hint="eastAsia"/>
                <w:shd w:val="clear" w:color="auto" w:fill="FFFFFF"/>
              </w:rPr>
              <w:t>。</w:t>
            </w:r>
            <w:r w:rsidR="00033B35">
              <w:rPr>
                <w:rFonts w:hint="eastAsia"/>
                <w:shd w:val="clear" w:color="auto" w:fill="FFFFFF"/>
              </w:rPr>
              <w:t>（</w:t>
            </w:r>
            <w:r w:rsidR="00033B35">
              <w:rPr>
                <w:rFonts w:hint="eastAsia"/>
                <w:shd w:val="clear" w:color="auto" w:fill="FFFFFF"/>
              </w:rPr>
              <w:t>2</w:t>
            </w:r>
            <w:r w:rsidR="00033B35">
              <w:rPr>
                <w:rFonts w:hint="eastAsia"/>
                <w:shd w:val="clear" w:color="auto" w:fill="FFFFFF"/>
              </w:rPr>
              <w:t>）</w:t>
            </w:r>
            <w:r w:rsidR="00033B35" w:rsidRPr="001E5147">
              <w:rPr>
                <w:rFonts w:hint="eastAsia"/>
                <w:shd w:val="clear" w:color="auto" w:fill="FFFFFF"/>
              </w:rPr>
              <w:t>基于机器学习或代理模型的预测–决策方法</w:t>
            </w:r>
            <w:r w:rsidR="00033B35">
              <w:rPr>
                <w:rFonts w:hint="eastAsia"/>
                <w:shd w:val="clear" w:color="auto" w:fill="FFFFFF"/>
              </w:rPr>
              <w:t>：</w:t>
            </w:r>
            <w:r w:rsidR="00477EE4" w:rsidRPr="00477EE4">
              <w:rPr>
                <w:rFonts w:hint="eastAsia"/>
                <w:shd w:val="clear" w:color="auto" w:fill="FFFFFF"/>
              </w:rPr>
              <w:t>该类方法通过构建机器学习模型来模拟作物对施肥策略的产量或环境响应，</w:t>
            </w:r>
            <w:r w:rsidR="00195333" w:rsidRPr="00195333">
              <w:rPr>
                <w:rFonts w:hint="eastAsia"/>
                <w:shd w:val="clear" w:color="auto" w:fill="FFFFFF"/>
              </w:rPr>
              <w:t>捕捉非线性土壤–作物–环境关系</w:t>
            </w:r>
            <w:r w:rsidR="003F000C">
              <w:rPr>
                <w:rFonts w:hint="eastAsia"/>
                <w:shd w:val="clear" w:color="auto" w:fill="FFFFFF"/>
              </w:rPr>
              <w:t>，</w:t>
            </w:r>
            <w:r w:rsidR="00477EE4" w:rsidRPr="00477EE4">
              <w:rPr>
                <w:rFonts w:hint="eastAsia"/>
                <w:shd w:val="clear" w:color="auto" w:fill="FFFFFF"/>
              </w:rPr>
              <w:t>并以此作为“代理模型”</w:t>
            </w:r>
            <w:del w:id="12" w:author="振国 杨" w:date="2025-11-19T10:30:00Z" w16du:dateUtc="2025-11-19T02:30:00Z">
              <w:r w:rsidR="00477EE4" w:rsidRPr="00477EE4" w:rsidDel="00426772">
                <w:rPr>
                  <w:rFonts w:hint="eastAsia"/>
                  <w:shd w:val="clear" w:color="auto" w:fill="FFFFFF"/>
                </w:rPr>
                <w:delText>（</w:delText>
              </w:r>
              <w:r w:rsidR="00477EE4" w:rsidRPr="00477EE4" w:rsidDel="00426772">
                <w:rPr>
                  <w:rFonts w:hint="eastAsia"/>
                  <w:shd w:val="clear" w:color="auto" w:fill="FFFFFF"/>
                </w:rPr>
                <w:delText>surrogate model</w:delText>
              </w:r>
              <w:r w:rsidR="00477EE4" w:rsidRPr="00477EE4" w:rsidDel="00426772">
                <w:rPr>
                  <w:rFonts w:hint="eastAsia"/>
                  <w:shd w:val="clear" w:color="auto" w:fill="FFFFFF"/>
                </w:rPr>
                <w:delText>）</w:delText>
              </w:r>
            </w:del>
            <w:r w:rsidR="00477EE4" w:rsidRPr="00477EE4">
              <w:rPr>
                <w:rFonts w:hint="eastAsia"/>
                <w:shd w:val="clear" w:color="auto" w:fill="FFFFFF"/>
              </w:rPr>
              <w:t>替代昂贵的作物模型</w:t>
            </w:r>
            <w:r w:rsidR="00195333">
              <w:rPr>
                <w:rFonts w:hint="eastAsia"/>
                <w:shd w:val="clear" w:color="auto" w:fill="FFFFFF"/>
              </w:rPr>
              <w:t>。</w:t>
            </w:r>
            <w:r w:rsidR="005E6EE7" w:rsidRPr="005E6EE7">
              <w:rPr>
                <w:rFonts w:hint="eastAsia"/>
                <w:shd w:val="clear" w:color="auto" w:fill="FFFFFF"/>
              </w:rPr>
              <w:t xml:space="preserve">Jeong </w:t>
            </w:r>
            <w:r w:rsidR="005E6EE7" w:rsidRPr="005E6EE7">
              <w:rPr>
                <w:rFonts w:hint="eastAsia"/>
                <w:shd w:val="clear" w:color="auto" w:fill="FFFFFF"/>
              </w:rPr>
              <w:t>等人</w:t>
            </w:r>
            <w:r w:rsidR="005E6EE7" w:rsidRPr="00C52E87">
              <w:rPr>
                <w:shd w:val="clear" w:color="auto" w:fill="FFFFFF"/>
                <w:vertAlign w:val="superscript"/>
              </w:rPr>
              <w:fldChar w:fldCharType="begin"/>
            </w:r>
            <w:r w:rsidR="005E6EE7" w:rsidRPr="00C52E87">
              <w:rPr>
                <w:shd w:val="clear" w:color="auto" w:fill="FFFFFF"/>
                <w:vertAlign w:val="superscript"/>
              </w:rPr>
              <w:instrText xml:space="preserve"> REF _Ref214115513 \r \h </w:instrText>
            </w:r>
            <w:r w:rsidR="005E6EE7">
              <w:rPr>
                <w:shd w:val="clear" w:color="auto" w:fill="FFFFFF"/>
                <w:vertAlign w:val="superscript"/>
              </w:rPr>
              <w:instrText xml:space="preserve"> \* MERGEFORMAT </w:instrText>
            </w:r>
            <w:r w:rsidR="005E6EE7" w:rsidRPr="00C52E87">
              <w:rPr>
                <w:shd w:val="clear" w:color="auto" w:fill="FFFFFF"/>
                <w:vertAlign w:val="superscript"/>
              </w:rPr>
            </w:r>
            <w:r w:rsidR="005E6EE7" w:rsidRPr="00C52E87">
              <w:rPr>
                <w:shd w:val="clear" w:color="auto" w:fill="FFFFFF"/>
                <w:vertAlign w:val="superscript"/>
              </w:rPr>
              <w:fldChar w:fldCharType="separate"/>
            </w:r>
            <w:r w:rsidR="005E6EE7" w:rsidRPr="00C52E87">
              <w:rPr>
                <w:shd w:val="clear" w:color="auto" w:fill="FFFFFF"/>
                <w:vertAlign w:val="superscript"/>
              </w:rPr>
              <w:t xml:space="preserve">[15] </w:t>
            </w:r>
            <w:r w:rsidR="005E6EE7" w:rsidRPr="00C52E87">
              <w:rPr>
                <w:shd w:val="clear" w:color="auto" w:fill="FFFFFF"/>
                <w:vertAlign w:val="superscript"/>
              </w:rPr>
              <w:fldChar w:fldCharType="end"/>
            </w:r>
            <w:r w:rsidR="005E6EE7" w:rsidRPr="005E6EE7">
              <w:rPr>
                <w:rFonts w:hint="eastAsia"/>
                <w:shd w:val="clear" w:color="auto" w:fill="FFFFFF"/>
              </w:rPr>
              <w:t>提出了一种基于随机森林（</w:t>
            </w:r>
            <w:r w:rsidR="005E6EE7" w:rsidRPr="005E6EE7">
              <w:rPr>
                <w:rFonts w:hint="eastAsia"/>
                <w:shd w:val="clear" w:color="auto" w:fill="FFFFFF"/>
              </w:rPr>
              <w:t>Random Forest</w:t>
            </w:r>
            <w:ins w:id="13" w:author="振国 杨" w:date="2025-11-19T10:30:00Z" w16du:dateUtc="2025-11-19T02:30:00Z">
              <w:r w:rsidR="00426772">
                <w:rPr>
                  <w:rFonts w:hint="eastAsia"/>
                  <w:shd w:val="clear" w:color="auto" w:fill="FFFFFF"/>
                </w:rPr>
                <w:t>，</w:t>
              </w:r>
              <w:r w:rsidR="00426772">
                <w:rPr>
                  <w:rFonts w:hint="eastAsia"/>
                  <w:shd w:val="clear" w:color="auto" w:fill="FFFFFF"/>
                </w:rPr>
                <w:t>RF</w:t>
              </w:r>
            </w:ins>
            <w:r w:rsidR="005E6EE7" w:rsidRPr="005E6EE7">
              <w:rPr>
                <w:rFonts w:hint="eastAsia"/>
                <w:shd w:val="clear" w:color="auto" w:fill="FFFFFF"/>
              </w:rPr>
              <w:t>）的作物产量预测代理模型。研究中，作者整合了多年气象、土壤特性与田间管理数据，通过训练随机森林来模拟作物产量对养分（施肥量）、气候与耕作行为的响应关系。</w:t>
            </w:r>
            <w:r w:rsidR="00157AC5">
              <w:rPr>
                <w:rFonts w:hint="eastAsia"/>
                <w:shd w:val="clear" w:color="auto" w:fill="FFFFFF"/>
              </w:rPr>
              <w:t>该</w:t>
            </w:r>
            <w:r w:rsidR="004B6AEB" w:rsidRPr="004B6AEB">
              <w:rPr>
                <w:rFonts w:hint="eastAsia"/>
                <w:shd w:val="clear" w:color="auto" w:fill="FFFFFF"/>
              </w:rPr>
              <w:t>模型在玉米、小麦等多种作物场景中均表现出较高的预测精度</w:t>
            </w:r>
            <w:r w:rsidR="004B6AEB">
              <w:rPr>
                <w:rFonts w:hint="eastAsia"/>
                <w:shd w:val="clear" w:color="auto" w:fill="FFFFFF"/>
              </w:rPr>
              <w:t>，</w:t>
            </w:r>
            <w:r w:rsidR="004B6AEB" w:rsidRPr="004B6AEB">
              <w:rPr>
                <w:rFonts w:hint="eastAsia"/>
                <w:shd w:val="clear" w:color="auto" w:fill="FFFFFF"/>
              </w:rPr>
              <w:t>R</w:t>
            </w:r>
            <w:r w:rsidR="004B6AEB" w:rsidRPr="004B6AEB">
              <w:rPr>
                <w:rFonts w:hint="eastAsia"/>
                <w:shd w:val="clear" w:color="auto" w:fill="FFFFFF"/>
              </w:rPr>
              <w:t>²</w:t>
            </w:r>
            <w:r w:rsidR="00157AC5">
              <w:rPr>
                <w:rFonts w:hint="eastAsia"/>
                <w:shd w:val="clear" w:color="auto" w:fill="FFFFFF"/>
              </w:rPr>
              <w:t>值</w:t>
            </w:r>
            <w:r w:rsidR="004B6AEB" w:rsidRPr="004B6AEB">
              <w:rPr>
                <w:rFonts w:hint="eastAsia"/>
                <w:shd w:val="clear" w:color="auto" w:fill="FFFFFF"/>
              </w:rPr>
              <w:t>达</w:t>
            </w:r>
            <w:r w:rsidR="00157AC5">
              <w:rPr>
                <w:rFonts w:hint="eastAsia"/>
                <w:shd w:val="clear" w:color="auto" w:fill="FFFFFF"/>
              </w:rPr>
              <w:t>到</w:t>
            </w:r>
            <w:r w:rsidR="004B6AEB" w:rsidRPr="004B6AEB">
              <w:rPr>
                <w:rFonts w:hint="eastAsia"/>
                <w:shd w:val="clear" w:color="auto" w:fill="FFFFFF"/>
              </w:rPr>
              <w:t xml:space="preserve"> 0.78</w:t>
            </w:r>
            <w:r w:rsidR="004B6AEB" w:rsidRPr="004B6AEB">
              <w:rPr>
                <w:rFonts w:hint="eastAsia"/>
                <w:shd w:val="clear" w:color="auto" w:fill="FFFFFF"/>
              </w:rPr>
              <w:t>–</w:t>
            </w:r>
            <w:r w:rsidR="004B6AEB" w:rsidRPr="004B6AEB">
              <w:rPr>
                <w:rFonts w:hint="eastAsia"/>
                <w:shd w:val="clear" w:color="auto" w:fill="FFFFFF"/>
              </w:rPr>
              <w:t>0.90</w:t>
            </w:r>
            <w:r w:rsidR="004B6AEB" w:rsidRPr="004B6AEB">
              <w:rPr>
                <w:rFonts w:hint="eastAsia"/>
                <w:shd w:val="clear" w:color="auto" w:fill="FFFFFF"/>
              </w:rPr>
              <w:t>，显著优于线性模型</w:t>
            </w:r>
            <w:r w:rsidR="00157AC5">
              <w:rPr>
                <w:rFonts w:hint="eastAsia"/>
                <w:shd w:val="clear" w:color="auto" w:fill="FFFFFF"/>
              </w:rPr>
              <w:t>，</w:t>
            </w:r>
            <w:r w:rsidR="004B6AEB" w:rsidRPr="004B6AEB">
              <w:rPr>
                <w:rFonts w:hint="eastAsia"/>
                <w:shd w:val="clear" w:color="auto" w:fill="FFFFFF"/>
              </w:rPr>
              <w:t>并能稳定反映施肥量变化对产量的边际影响趋势。</w:t>
            </w:r>
            <w:r w:rsidR="009146F6" w:rsidRPr="009146F6">
              <w:rPr>
                <w:rFonts w:hint="eastAsia"/>
                <w:shd w:val="clear" w:color="auto" w:fill="FFFFFF"/>
              </w:rPr>
              <w:t xml:space="preserve">Hasan </w:t>
            </w:r>
            <w:r w:rsidR="009146F6">
              <w:rPr>
                <w:rFonts w:hint="eastAsia"/>
                <w:shd w:val="clear" w:color="auto" w:fill="FFFFFF"/>
              </w:rPr>
              <w:t>等人</w:t>
            </w:r>
            <w:r w:rsidR="00080433" w:rsidRPr="00C52E87">
              <w:rPr>
                <w:shd w:val="clear" w:color="auto" w:fill="FFFFFF"/>
                <w:vertAlign w:val="superscript"/>
              </w:rPr>
              <w:fldChar w:fldCharType="begin"/>
            </w:r>
            <w:r w:rsidR="00080433" w:rsidRPr="00C52E87">
              <w:rPr>
                <w:shd w:val="clear" w:color="auto" w:fill="FFFFFF"/>
                <w:vertAlign w:val="superscript"/>
              </w:rPr>
              <w:instrText xml:space="preserve"> REF _Ref214115709 \r \h </w:instrText>
            </w:r>
            <w:r w:rsidR="00080433">
              <w:rPr>
                <w:shd w:val="clear" w:color="auto" w:fill="FFFFFF"/>
                <w:vertAlign w:val="superscript"/>
              </w:rPr>
              <w:instrText xml:space="preserve"> \* MERGEFORMAT </w:instrText>
            </w:r>
            <w:r w:rsidR="00080433" w:rsidRPr="00C52E87">
              <w:rPr>
                <w:shd w:val="clear" w:color="auto" w:fill="FFFFFF"/>
                <w:vertAlign w:val="superscript"/>
              </w:rPr>
            </w:r>
            <w:r w:rsidR="00080433" w:rsidRPr="00C52E87">
              <w:rPr>
                <w:shd w:val="clear" w:color="auto" w:fill="FFFFFF"/>
                <w:vertAlign w:val="superscript"/>
              </w:rPr>
              <w:fldChar w:fldCharType="separate"/>
            </w:r>
            <w:r w:rsidR="00080433" w:rsidRPr="00C52E87">
              <w:rPr>
                <w:shd w:val="clear" w:color="auto" w:fill="FFFFFF"/>
                <w:vertAlign w:val="superscript"/>
              </w:rPr>
              <w:t xml:space="preserve">[16] </w:t>
            </w:r>
            <w:r w:rsidR="00080433" w:rsidRPr="00C52E87">
              <w:rPr>
                <w:shd w:val="clear" w:color="auto" w:fill="FFFFFF"/>
                <w:vertAlign w:val="superscript"/>
              </w:rPr>
              <w:fldChar w:fldCharType="end"/>
            </w:r>
            <w:r w:rsidR="009146F6" w:rsidRPr="009146F6">
              <w:rPr>
                <w:rFonts w:hint="eastAsia"/>
                <w:shd w:val="clear" w:color="auto" w:fill="FFFFFF"/>
              </w:rPr>
              <w:t>提出了一种贝叶斯层次代理模型</w:t>
            </w:r>
            <w:del w:id="14" w:author="振国 杨" w:date="2025-11-19T10:30:00Z" w16du:dateUtc="2025-11-19T02:30:00Z">
              <w:r w:rsidR="009146F6" w:rsidRPr="009146F6" w:rsidDel="00E309FC">
                <w:rPr>
                  <w:rFonts w:hint="eastAsia"/>
                  <w:shd w:val="clear" w:color="auto" w:fill="FFFFFF"/>
                </w:rPr>
                <w:delText>（</w:delText>
              </w:r>
              <w:r w:rsidR="009146F6" w:rsidRPr="009146F6" w:rsidDel="00E309FC">
                <w:rPr>
                  <w:rFonts w:hint="eastAsia"/>
                  <w:shd w:val="clear" w:color="auto" w:fill="FFFFFF"/>
                </w:rPr>
                <w:delText>Bayesian hierarchical surrogate model</w:delText>
              </w:r>
              <w:r w:rsidR="009146F6" w:rsidRPr="009146F6" w:rsidDel="00E309FC">
                <w:rPr>
                  <w:rFonts w:hint="eastAsia"/>
                  <w:shd w:val="clear" w:color="auto" w:fill="FFFFFF"/>
                </w:rPr>
                <w:delText>）</w:delText>
              </w:r>
            </w:del>
            <w:r w:rsidR="009146F6" w:rsidRPr="009146F6">
              <w:rPr>
                <w:rFonts w:hint="eastAsia"/>
                <w:shd w:val="clear" w:color="auto" w:fill="FFFFFF"/>
              </w:rPr>
              <w:t>，用于模拟复杂的作物生长模型输出。该方法将作物模型视为“黑箱”，通过对其输入</w:t>
            </w:r>
            <w:r w:rsidR="00080433">
              <w:rPr>
                <w:rFonts w:hint="eastAsia"/>
                <w:shd w:val="clear" w:color="auto" w:fill="FFFFFF"/>
              </w:rPr>
              <w:t>、</w:t>
            </w:r>
            <w:r w:rsidR="009146F6" w:rsidRPr="009146F6">
              <w:rPr>
                <w:rFonts w:hint="eastAsia"/>
                <w:shd w:val="clear" w:color="auto" w:fill="FFFFFF"/>
              </w:rPr>
              <w:t>输出数据进行分层建模，学习作物产量对施肥量、土壤属性、气象变量的条件概率结构。相比标准高斯过程或线性代理方法，贝叶斯层次模型在模拟</w:t>
            </w:r>
            <w:ins w:id="15" w:author="振国 杨" w:date="2025-11-19T10:31:00Z" w16du:dateUtc="2025-11-19T02:31:00Z">
              <w:r w:rsidR="00F207E2" w:rsidRPr="00F207E2">
                <w:rPr>
                  <w:rFonts w:hint="eastAsia"/>
                  <w:shd w:val="clear" w:color="auto" w:fill="FFFFFF"/>
                </w:rPr>
                <w:t>环境政策综合影响模型</w:t>
              </w:r>
            </w:ins>
            <w:del w:id="16" w:author="振国 杨" w:date="2025-11-19T10:31:00Z" w16du:dateUtc="2025-11-19T02:31:00Z">
              <w:r w:rsidR="009146F6" w:rsidRPr="009146F6" w:rsidDel="00F207E2">
                <w:rPr>
                  <w:rFonts w:hint="eastAsia"/>
                  <w:shd w:val="clear" w:color="auto" w:fill="FFFFFF"/>
                </w:rPr>
                <w:delText xml:space="preserve"> </w:delText>
              </w:r>
            </w:del>
            <w:ins w:id="17" w:author="振国 杨" w:date="2025-11-19T10:31:00Z" w16du:dateUtc="2025-11-19T02:31:00Z">
              <w:r w:rsidR="00F207E2">
                <w:rPr>
                  <w:rFonts w:hint="eastAsia"/>
                  <w:shd w:val="clear" w:color="auto" w:fill="FFFFFF"/>
                </w:rPr>
                <w:t>（</w:t>
              </w:r>
              <w:r w:rsidR="00F207E2" w:rsidRPr="00F207E2">
                <w:rPr>
                  <w:shd w:val="clear" w:color="auto" w:fill="FFFFFF"/>
                </w:rPr>
                <w:t>Environmental Policy Integrated Climate</w:t>
              </w:r>
              <w:r w:rsidR="00F207E2" w:rsidRPr="00F207E2">
                <w:rPr>
                  <w:rFonts w:hint="eastAsia"/>
                  <w:shd w:val="clear" w:color="auto" w:fill="FFFFFF"/>
                </w:rPr>
                <w:t xml:space="preserve"> </w:t>
              </w:r>
              <w:r w:rsidR="00F207E2">
                <w:rPr>
                  <w:rFonts w:hint="eastAsia"/>
                  <w:shd w:val="clear" w:color="auto" w:fill="FFFFFF"/>
                </w:rPr>
                <w:t>，</w:t>
              </w:r>
            </w:ins>
            <w:r w:rsidR="009146F6" w:rsidRPr="009146F6">
              <w:rPr>
                <w:rFonts w:hint="eastAsia"/>
                <w:shd w:val="clear" w:color="auto" w:fill="FFFFFF"/>
              </w:rPr>
              <w:t>EPIC</w:t>
            </w:r>
            <w:ins w:id="18" w:author="振国 杨" w:date="2025-11-19T10:32:00Z" w16du:dateUtc="2025-11-19T02:32:00Z">
              <w:r w:rsidR="00F207E2">
                <w:rPr>
                  <w:rFonts w:hint="eastAsia"/>
                  <w:shd w:val="clear" w:color="auto" w:fill="FFFFFF"/>
                </w:rPr>
                <w:t>）</w:t>
              </w:r>
            </w:ins>
            <w:del w:id="19" w:author="振国 杨" w:date="2025-11-19T10:32:00Z" w16du:dateUtc="2025-11-19T02:32:00Z">
              <w:r w:rsidR="009146F6" w:rsidRPr="009146F6" w:rsidDel="00F207E2">
                <w:rPr>
                  <w:rFonts w:hint="eastAsia"/>
                  <w:shd w:val="clear" w:color="auto" w:fill="FFFFFF"/>
                </w:rPr>
                <w:delText xml:space="preserve"> </w:delText>
              </w:r>
            </w:del>
            <w:r w:rsidR="009146F6" w:rsidRPr="009146F6">
              <w:rPr>
                <w:rFonts w:hint="eastAsia"/>
                <w:shd w:val="clear" w:color="auto" w:fill="FFFFFF"/>
              </w:rPr>
              <w:t>的产量输出时具有更小的预测方差，并可为决策者提供不确定性评估能力。</w:t>
            </w:r>
            <w:r w:rsidR="00EF3734">
              <w:rPr>
                <w:rFonts w:hint="eastAsia"/>
                <w:shd w:val="clear" w:color="auto" w:fill="FFFFFF"/>
              </w:rPr>
              <w:t>这类方法利用</w:t>
            </w:r>
            <w:r w:rsidR="00545608" w:rsidRPr="00545608">
              <w:rPr>
                <w:rFonts w:hint="eastAsia"/>
                <w:shd w:val="clear" w:color="auto" w:fill="FFFFFF"/>
              </w:rPr>
              <w:t>代理模型可显著减少对复杂作物模型的调用，</w:t>
            </w:r>
            <w:r w:rsidR="00AF3A68">
              <w:rPr>
                <w:rFonts w:hint="eastAsia"/>
                <w:shd w:val="clear" w:color="auto" w:fill="FFFFFF"/>
              </w:rPr>
              <w:t>但是</w:t>
            </w:r>
            <w:r w:rsidR="00AF3A68" w:rsidRPr="00AF3A68">
              <w:rPr>
                <w:rFonts w:hint="eastAsia"/>
                <w:shd w:val="clear" w:color="auto" w:fill="FFFFFF"/>
              </w:rPr>
              <w:t>需要大量且多样化的田间数据，</w:t>
            </w:r>
            <w:r w:rsidR="00174369">
              <w:rPr>
                <w:rFonts w:hint="eastAsia"/>
                <w:shd w:val="clear" w:color="auto" w:fill="FFFFFF"/>
              </w:rPr>
              <w:t>缺乏泛化性</w:t>
            </w:r>
            <w:r w:rsidR="00D910A1">
              <w:rPr>
                <w:rFonts w:hint="eastAsia"/>
                <w:shd w:val="clear" w:color="auto" w:fill="FFFFFF"/>
              </w:rPr>
              <w:t>。（</w:t>
            </w:r>
            <w:r w:rsidR="005366D7">
              <w:rPr>
                <w:rFonts w:hint="eastAsia"/>
                <w:shd w:val="clear" w:color="auto" w:fill="FFFFFF"/>
              </w:rPr>
              <w:t>3</w:t>
            </w:r>
            <w:r w:rsidR="00D910A1">
              <w:rPr>
                <w:rFonts w:hint="eastAsia"/>
                <w:shd w:val="clear" w:color="auto" w:fill="FFFFFF"/>
              </w:rPr>
              <w:t>）</w:t>
            </w:r>
            <w:r w:rsidR="003250F0" w:rsidRPr="00315574">
              <w:rPr>
                <w:rFonts w:hint="eastAsia"/>
                <w:shd w:val="clear" w:color="auto" w:fill="FFFFFF"/>
              </w:rPr>
              <w:t>基于多目标</w:t>
            </w:r>
            <w:r w:rsidR="003250F0">
              <w:rPr>
                <w:rFonts w:hint="eastAsia"/>
                <w:shd w:val="clear" w:color="auto" w:fill="FFFFFF"/>
              </w:rPr>
              <w:t>优化</w:t>
            </w:r>
            <w:r w:rsidR="003250F0" w:rsidRPr="00315574">
              <w:rPr>
                <w:rFonts w:hint="eastAsia"/>
                <w:shd w:val="clear" w:color="auto" w:fill="FFFFFF"/>
              </w:rPr>
              <w:t>算法的</w:t>
            </w:r>
            <w:r w:rsidR="003250F0">
              <w:rPr>
                <w:rFonts w:hint="eastAsia"/>
                <w:shd w:val="clear" w:color="auto" w:fill="FFFFFF"/>
              </w:rPr>
              <w:t>策略推荐</w:t>
            </w:r>
            <w:r w:rsidR="003250F0" w:rsidRPr="00315574">
              <w:rPr>
                <w:rFonts w:hint="eastAsia"/>
                <w:shd w:val="clear" w:color="auto" w:fill="FFFFFF"/>
              </w:rPr>
              <w:t>方法</w:t>
            </w:r>
            <w:r w:rsidR="00315574">
              <w:rPr>
                <w:rFonts w:hint="eastAsia"/>
                <w:shd w:val="clear" w:color="auto" w:fill="FFFFFF"/>
              </w:rPr>
              <w:t>：</w:t>
            </w:r>
            <w:r w:rsidR="009970F8" w:rsidRPr="009970F8">
              <w:rPr>
                <w:rFonts w:hint="eastAsia"/>
                <w:shd w:val="clear" w:color="auto" w:fill="FFFFFF"/>
              </w:rPr>
              <w:t>该类方法将施肥策略设计建模为多目标优化问题，通过</w:t>
            </w:r>
            <w:r w:rsidR="006603FA">
              <w:rPr>
                <w:rFonts w:hint="eastAsia"/>
                <w:shd w:val="clear" w:color="auto" w:fill="FFFFFF"/>
              </w:rPr>
              <w:t>优化</w:t>
            </w:r>
            <w:r w:rsidR="009970F8" w:rsidRPr="009970F8">
              <w:rPr>
                <w:rFonts w:hint="eastAsia"/>
                <w:shd w:val="clear" w:color="auto" w:fill="FFFFFF"/>
              </w:rPr>
              <w:t>算法在产量、成本、</w:t>
            </w:r>
            <w:proofErr w:type="gramStart"/>
            <w:r w:rsidR="009970F8" w:rsidRPr="009970F8">
              <w:rPr>
                <w:rFonts w:hint="eastAsia"/>
                <w:shd w:val="clear" w:color="auto" w:fill="FFFFFF"/>
              </w:rPr>
              <w:t>氮利用</w:t>
            </w:r>
            <w:proofErr w:type="gramEnd"/>
            <w:r w:rsidR="009970F8" w:rsidRPr="009970F8">
              <w:rPr>
                <w:rFonts w:hint="eastAsia"/>
                <w:shd w:val="clear" w:color="auto" w:fill="FFFFFF"/>
              </w:rPr>
              <w:t>效率、环境损失</w:t>
            </w:r>
            <w:proofErr w:type="gramStart"/>
            <w:r w:rsidR="009970F8" w:rsidRPr="009970F8">
              <w:rPr>
                <w:rFonts w:hint="eastAsia"/>
                <w:shd w:val="clear" w:color="auto" w:fill="FFFFFF"/>
              </w:rPr>
              <w:t>等冲突</w:t>
            </w:r>
            <w:proofErr w:type="gramEnd"/>
            <w:r w:rsidR="009970F8" w:rsidRPr="009970F8">
              <w:rPr>
                <w:rFonts w:hint="eastAsia"/>
                <w:shd w:val="clear" w:color="auto" w:fill="FFFFFF"/>
              </w:rPr>
              <w:t>目标间寻找最优折中解</w:t>
            </w:r>
            <w:r w:rsidR="006603FA">
              <w:rPr>
                <w:rFonts w:hint="eastAsia"/>
                <w:shd w:val="clear" w:color="auto" w:fill="FFFFFF"/>
              </w:rPr>
              <w:t>，</w:t>
            </w:r>
            <w:r w:rsidR="009970F8" w:rsidRPr="009970F8">
              <w:rPr>
                <w:rFonts w:hint="eastAsia"/>
                <w:shd w:val="clear" w:color="auto" w:fill="FFFFFF"/>
              </w:rPr>
              <w:t>通过基于进化算子的群体搜索机制自动生成并筛选施肥策略。</w:t>
            </w:r>
            <w:r w:rsidR="00D75F5F" w:rsidRPr="00D75F5F">
              <w:rPr>
                <w:rFonts w:hint="eastAsia"/>
                <w:shd w:val="clear" w:color="auto" w:fill="FFFFFF"/>
              </w:rPr>
              <w:t xml:space="preserve">Ahmed </w:t>
            </w:r>
            <w:r w:rsidR="00D75F5F" w:rsidRPr="00D75F5F">
              <w:rPr>
                <w:rFonts w:hint="eastAsia"/>
                <w:shd w:val="clear" w:color="auto" w:fill="FFFFFF"/>
              </w:rPr>
              <w:t>等人</w:t>
            </w:r>
            <w:r w:rsidR="00D75F5F">
              <w:rPr>
                <w:shd w:val="clear" w:color="auto" w:fill="FFFFFF"/>
              </w:rPr>
              <w:fldChar w:fldCharType="begin"/>
            </w:r>
            <w:r w:rsidR="00D75F5F">
              <w:rPr>
                <w:shd w:val="clear" w:color="auto" w:fill="FFFFFF"/>
              </w:rPr>
              <w:instrText xml:space="preserve"> </w:instrText>
            </w:r>
            <w:r w:rsidR="00D75F5F">
              <w:rPr>
                <w:rFonts w:hint="eastAsia"/>
                <w:shd w:val="clear" w:color="auto" w:fill="FFFFFF"/>
              </w:rPr>
              <w:instrText>REF _Ref208266196 \r \h</w:instrText>
            </w:r>
            <w:r w:rsidR="00D75F5F">
              <w:rPr>
                <w:shd w:val="clear" w:color="auto" w:fill="FFFFFF"/>
              </w:rPr>
              <w:instrText xml:space="preserve"> </w:instrText>
            </w:r>
            <w:r w:rsidR="008E6443">
              <w:rPr>
                <w:shd w:val="clear" w:color="auto" w:fill="FFFFFF"/>
              </w:rPr>
              <w:instrText xml:space="preserve"> \* MERGEFORMAT </w:instrText>
            </w:r>
            <w:r w:rsidR="00D75F5F">
              <w:rPr>
                <w:shd w:val="clear" w:color="auto" w:fill="FFFFFF"/>
              </w:rPr>
            </w:r>
            <w:r w:rsidR="00D75F5F">
              <w:rPr>
                <w:shd w:val="clear" w:color="auto" w:fill="FFFFFF"/>
              </w:rPr>
              <w:fldChar w:fldCharType="separate"/>
            </w:r>
            <w:r w:rsidR="00D75F5F" w:rsidRPr="00C52E87">
              <w:rPr>
                <w:shd w:val="clear" w:color="auto" w:fill="FFFFFF"/>
                <w:vertAlign w:val="superscript"/>
              </w:rPr>
              <w:t>[1]</w:t>
            </w:r>
            <w:r w:rsidR="00D75F5F">
              <w:rPr>
                <w:shd w:val="clear" w:color="auto" w:fill="FFFFFF"/>
              </w:rPr>
              <w:t xml:space="preserve"> </w:t>
            </w:r>
            <w:r w:rsidR="00D75F5F">
              <w:rPr>
                <w:shd w:val="clear" w:color="auto" w:fill="FFFFFF"/>
              </w:rPr>
              <w:fldChar w:fldCharType="end"/>
            </w:r>
            <w:r w:rsidR="00D75F5F" w:rsidRPr="00D75F5F">
              <w:rPr>
                <w:rFonts w:hint="eastAsia"/>
                <w:shd w:val="clear" w:color="auto" w:fill="FFFFFF"/>
              </w:rPr>
              <w:t>提出了一种利用进化计算（</w:t>
            </w:r>
            <w:r w:rsidR="00D75F5F" w:rsidRPr="00D75F5F">
              <w:rPr>
                <w:rFonts w:hint="eastAsia"/>
                <w:shd w:val="clear" w:color="auto" w:fill="FFFFFF"/>
              </w:rPr>
              <w:t>Evolutionary Computation</w:t>
            </w:r>
            <w:ins w:id="20" w:author="振国 杨" w:date="2025-11-19T10:32:00Z" w16du:dateUtc="2025-11-19T02:32:00Z">
              <w:r w:rsidR="00F207E2">
                <w:rPr>
                  <w:rFonts w:hint="eastAsia"/>
                  <w:shd w:val="clear" w:color="auto" w:fill="FFFFFF"/>
                </w:rPr>
                <w:t>，</w:t>
              </w:r>
              <w:r w:rsidR="00F207E2">
                <w:rPr>
                  <w:rFonts w:hint="eastAsia"/>
                  <w:shd w:val="clear" w:color="auto" w:fill="FFFFFF"/>
                </w:rPr>
                <w:lastRenderedPageBreak/>
                <w:t>EC</w:t>
              </w:r>
            </w:ins>
            <w:r w:rsidR="00D75F5F" w:rsidRPr="00D75F5F">
              <w:rPr>
                <w:rFonts w:hint="eastAsia"/>
                <w:shd w:val="clear" w:color="auto" w:fill="FFFFFF"/>
              </w:rPr>
              <w:t>）为核心的土壤施肥养分推荐体系。作者构建了基于田间土壤—作物数据的适应度评价函数，将目标作物的氮、磷、钾施肥量作为决策变量，并通过进化算法反复迭代搜索可同时提升产量与肥料利用效率的养分组合。</w:t>
            </w:r>
            <w:r w:rsidR="00FE6C35" w:rsidRPr="00FE6C35">
              <w:rPr>
                <w:rFonts w:hint="eastAsia"/>
                <w:shd w:val="clear" w:color="auto" w:fill="FFFFFF"/>
              </w:rPr>
              <w:t>系统能够在多种土壤情景下稳定生成高产、低投入的施肥方案，同时具备良好的可迁移性，并在多项指标上优于人工经验决策</w:t>
            </w:r>
            <w:r w:rsidR="00FE6C35">
              <w:rPr>
                <w:rFonts w:hint="eastAsia"/>
                <w:shd w:val="clear" w:color="auto" w:fill="FFFFFF"/>
              </w:rPr>
              <w:t>。</w:t>
            </w:r>
            <w:r w:rsidR="00DB3EF0" w:rsidRPr="00DB3EF0">
              <w:rPr>
                <w:rFonts w:hint="eastAsia"/>
                <w:shd w:val="clear" w:color="auto" w:fill="FFFFFF"/>
              </w:rPr>
              <w:t xml:space="preserve">Xu </w:t>
            </w:r>
            <w:r w:rsidR="00DB3EF0" w:rsidRPr="00DB3EF0">
              <w:rPr>
                <w:rFonts w:hint="eastAsia"/>
                <w:shd w:val="clear" w:color="auto" w:fill="FFFFFF"/>
              </w:rPr>
              <w:t>等人</w:t>
            </w:r>
            <w:r w:rsidR="00BF4E96" w:rsidRPr="00C52E87">
              <w:rPr>
                <w:shd w:val="clear" w:color="auto" w:fill="FFFFFF"/>
                <w:vertAlign w:val="superscript"/>
              </w:rPr>
              <w:fldChar w:fldCharType="begin"/>
            </w:r>
            <w:r w:rsidR="00BF4E96" w:rsidRPr="00C52E87">
              <w:rPr>
                <w:shd w:val="clear" w:color="auto" w:fill="FFFFFF"/>
                <w:vertAlign w:val="superscript"/>
              </w:rPr>
              <w:instrText xml:space="preserve"> REF _Ref208266300 \r \h </w:instrText>
            </w:r>
            <w:r w:rsidR="00BF4E96">
              <w:rPr>
                <w:shd w:val="clear" w:color="auto" w:fill="FFFFFF"/>
                <w:vertAlign w:val="superscript"/>
              </w:rPr>
              <w:instrText xml:space="preserve"> \* MERGEFORMAT </w:instrText>
            </w:r>
            <w:r w:rsidR="00BF4E96" w:rsidRPr="00C52E87">
              <w:rPr>
                <w:shd w:val="clear" w:color="auto" w:fill="FFFFFF"/>
                <w:vertAlign w:val="superscript"/>
              </w:rPr>
            </w:r>
            <w:r w:rsidR="00BF4E96" w:rsidRPr="00C52E87">
              <w:rPr>
                <w:shd w:val="clear" w:color="auto" w:fill="FFFFFF"/>
                <w:vertAlign w:val="superscript"/>
              </w:rPr>
              <w:fldChar w:fldCharType="separate"/>
            </w:r>
            <w:r w:rsidR="00BF4E96" w:rsidRPr="00C52E87">
              <w:rPr>
                <w:shd w:val="clear" w:color="auto" w:fill="FFFFFF"/>
                <w:vertAlign w:val="superscript"/>
              </w:rPr>
              <w:t xml:space="preserve">[7] </w:t>
            </w:r>
            <w:r w:rsidR="00BF4E96" w:rsidRPr="00C52E87">
              <w:rPr>
                <w:shd w:val="clear" w:color="auto" w:fill="FFFFFF"/>
                <w:vertAlign w:val="superscript"/>
              </w:rPr>
              <w:fldChar w:fldCharType="end"/>
            </w:r>
            <w:r w:rsidR="00DB3EF0" w:rsidRPr="00DB3EF0">
              <w:rPr>
                <w:rFonts w:hint="eastAsia"/>
                <w:shd w:val="clear" w:color="auto" w:fill="FFFFFF"/>
              </w:rPr>
              <w:t>提出了一个结合改进</w:t>
            </w:r>
            <w:del w:id="21" w:author="振国 杨" w:date="2025-11-19T10:32:00Z" w16du:dateUtc="2025-11-19T02:32:00Z">
              <w:r w:rsidR="00DB3EF0" w:rsidRPr="00DB3EF0" w:rsidDel="006567CF">
                <w:rPr>
                  <w:rFonts w:hint="eastAsia"/>
                  <w:shd w:val="clear" w:color="auto" w:fill="FFFFFF"/>
                </w:rPr>
                <w:delText xml:space="preserve"> </w:delText>
              </w:r>
            </w:del>
            <w:ins w:id="22" w:author="振国 杨" w:date="2025-11-19T10:32:00Z" w16du:dateUtc="2025-11-19T02:32:00Z">
              <w:r w:rsidR="006567CF" w:rsidRPr="006567CF">
                <w:rPr>
                  <w:rFonts w:hint="eastAsia"/>
                  <w:shd w:val="clear" w:color="auto" w:fill="FFFFFF"/>
                </w:rPr>
                <w:t>非支配排序遗传算法</w:t>
              </w:r>
            </w:ins>
            <w:ins w:id="23" w:author="振国 杨" w:date="2025-11-19T10:33:00Z" w16du:dateUtc="2025-11-19T02:33:00Z">
              <w:r w:rsidR="006567CF">
                <w:rPr>
                  <w:rFonts w:hint="eastAsia"/>
                  <w:shd w:val="clear" w:color="auto" w:fill="FFFFFF"/>
                </w:rPr>
                <w:t>-</w:t>
              </w:r>
            </w:ins>
            <w:ins w:id="24" w:author="振国 杨" w:date="2025-11-19T10:32:00Z" w16du:dateUtc="2025-11-19T02:32:00Z">
              <w:r w:rsidR="006567CF" w:rsidRPr="006567CF">
                <w:rPr>
                  <w:rFonts w:hint="eastAsia"/>
                  <w:shd w:val="clear" w:color="auto" w:fill="FFFFFF"/>
                </w:rPr>
                <w:t>II</w:t>
              </w:r>
            </w:ins>
            <w:ins w:id="25" w:author="振国 杨" w:date="2025-11-19T10:33:00Z" w16du:dateUtc="2025-11-19T02:33:00Z">
              <w:r w:rsidR="006567CF">
                <w:rPr>
                  <w:rFonts w:hint="eastAsia"/>
                  <w:shd w:val="clear" w:color="auto" w:fill="FFFFFF"/>
                </w:rPr>
                <w:t>（</w:t>
              </w:r>
              <w:r w:rsidR="00717E04" w:rsidRPr="00717E04">
                <w:rPr>
                  <w:shd w:val="clear" w:color="auto" w:fill="FFFFFF"/>
                </w:rPr>
                <w:t>Non-dominated Sorting Genetic Algorithm II</w:t>
              </w:r>
              <w:r w:rsidR="00717E04">
                <w:rPr>
                  <w:rFonts w:hint="eastAsia"/>
                  <w:shd w:val="clear" w:color="auto" w:fill="FFFFFF"/>
                </w:rPr>
                <w:t>，</w:t>
              </w:r>
            </w:ins>
            <w:r w:rsidR="00DB3EF0" w:rsidRPr="00DB3EF0">
              <w:rPr>
                <w:rFonts w:hint="eastAsia"/>
                <w:shd w:val="clear" w:color="auto" w:fill="FFFFFF"/>
              </w:rPr>
              <w:t>NSGA-II</w:t>
            </w:r>
            <w:ins w:id="26" w:author="振国 杨" w:date="2025-11-19T10:33:00Z" w16du:dateUtc="2025-11-19T02:33:00Z">
              <w:r w:rsidR="00717E04">
                <w:rPr>
                  <w:rFonts w:hint="eastAsia"/>
                  <w:shd w:val="clear" w:color="auto" w:fill="FFFFFF"/>
                </w:rPr>
                <w:t>）</w:t>
              </w:r>
            </w:ins>
            <w:r w:rsidR="00DB3EF0" w:rsidRPr="00DB3EF0">
              <w:rPr>
                <w:rFonts w:hint="eastAsia"/>
                <w:shd w:val="clear" w:color="auto" w:fill="FFFFFF"/>
              </w:rPr>
              <w:t>与数据驱动评价方法</w:t>
            </w:r>
            <w:del w:id="27" w:author="振国 杨" w:date="2025-11-19T10:32:00Z" w16du:dateUtc="2025-11-19T02:32:00Z">
              <w:r w:rsidR="00DB3EF0" w:rsidRPr="00DB3EF0" w:rsidDel="006567CF">
                <w:rPr>
                  <w:rFonts w:hint="eastAsia"/>
                  <w:shd w:val="clear" w:color="auto" w:fill="FFFFFF"/>
                </w:rPr>
                <w:delText>（</w:delText>
              </w:r>
              <w:r w:rsidR="00DB3EF0" w:rsidRPr="00DB3EF0" w:rsidDel="006567CF">
                <w:rPr>
                  <w:rFonts w:hint="eastAsia"/>
                  <w:shd w:val="clear" w:color="auto" w:fill="FFFFFF"/>
                </w:rPr>
                <w:delText>CRITIC</w:delText>
              </w:r>
              <w:r w:rsidR="00DB3EF0" w:rsidRPr="00DB3EF0" w:rsidDel="006567CF">
                <w:rPr>
                  <w:rFonts w:hint="eastAsia"/>
                  <w:shd w:val="clear" w:color="auto" w:fill="FFFFFF"/>
                </w:rPr>
                <w:delText>–</w:delText>
              </w:r>
              <w:r w:rsidR="00DB3EF0" w:rsidRPr="00DB3EF0" w:rsidDel="006567CF">
                <w:rPr>
                  <w:rFonts w:hint="eastAsia"/>
                  <w:shd w:val="clear" w:color="auto" w:fill="FFFFFF"/>
                </w:rPr>
                <w:delText>TOPSIS</w:delText>
              </w:r>
              <w:r w:rsidR="00DB3EF0" w:rsidRPr="00DB3EF0" w:rsidDel="006567CF">
                <w:rPr>
                  <w:rFonts w:hint="eastAsia"/>
                  <w:shd w:val="clear" w:color="auto" w:fill="FFFFFF"/>
                </w:rPr>
                <w:delText>）</w:delText>
              </w:r>
            </w:del>
            <w:r w:rsidR="00DB3EF0" w:rsidRPr="00DB3EF0">
              <w:rPr>
                <w:rFonts w:hint="eastAsia"/>
                <w:shd w:val="clear" w:color="auto" w:fill="FFFFFF"/>
              </w:rPr>
              <w:t>的多目标优化框架，首先构建数据驱动的代理评价模型，</w:t>
            </w:r>
            <w:r w:rsidR="00DB3EF0">
              <w:rPr>
                <w:rFonts w:hint="eastAsia"/>
                <w:shd w:val="clear" w:color="auto" w:fill="FFFFFF"/>
              </w:rPr>
              <w:t>接着</w:t>
            </w:r>
            <w:r w:rsidR="00DB3EF0" w:rsidRPr="00DB3EF0">
              <w:rPr>
                <w:rFonts w:hint="eastAsia"/>
                <w:shd w:val="clear" w:color="auto" w:fill="FFFFFF"/>
              </w:rPr>
              <w:t>修改了</w:t>
            </w:r>
            <w:r w:rsidR="00DB3EF0" w:rsidRPr="00DB3EF0">
              <w:rPr>
                <w:rFonts w:hint="eastAsia"/>
                <w:shd w:val="clear" w:color="auto" w:fill="FFFFFF"/>
              </w:rPr>
              <w:t xml:space="preserve"> NSGA-II </w:t>
            </w:r>
            <w:r w:rsidR="00DB3EF0" w:rsidRPr="00DB3EF0">
              <w:rPr>
                <w:rFonts w:hint="eastAsia"/>
                <w:shd w:val="clear" w:color="auto" w:fill="FFFFFF"/>
              </w:rPr>
              <w:t>的关键算子与选择机制，以改善传统算法的早熟收敛和多样性退化问题</w:t>
            </w:r>
            <w:r w:rsidR="00DB3EF0">
              <w:rPr>
                <w:rFonts w:hint="eastAsia"/>
                <w:shd w:val="clear" w:color="auto" w:fill="FFFFFF"/>
              </w:rPr>
              <w:t>。</w:t>
            </w:r>
            <w:r w:rsidR="00DB3EF0" w:rsidRPr="00DB3EF0">
              <w:rPr>
                <w:rFonts w:hint="eastAsia"/>
                <w:shd w:val="clear" w:color="auto" w:fill="FFFFFF"/>
              </w:rPr>
              <w:t>改进算法得到的帕</w:t>
            </w:r>
            <w:proofErr w:type="gramStart"/>
            <w:r w:rsidR="00DB3EF0" w:rsidRPr="00DB3EF0">
              <w:rPr>
                <w:rFonts w:hint="eastAsia"/>
                <w:shd w:val="clear" w:color="auto" w:fill="FFFFFF"/>
              </w:rPr>
              <w:t>累托解前沿</w:t>
            </w:r>
            <w:proofErr w:type="gramEnd"/>
            <w:r w:rsidR="00DB3EF0" w:rsidRPr="00DB3EF0">
              <w:rPr>
                <w:rFonts w:hint="eastAsia"/>
                <w:shd w:val="clear" w:color="auto" w:fill="FFFFFF"/>
              </w:rPr>
              <w:t>在分布性和优越性上均显著优于通用</w:t>
            </w:r>
            <w:r w:rsidR="00DB3EF0" w:rsidRPr="00DB3EF0">
              <w:rPr>
                <w:rFonts w:hint="eastAsia"/>
                <w:shd w:val="clear" w:color="auto" w:fill="FFFFFF"/>
              </w:rPr>
              <w:t xml:space="preserve"> NSGA-II</w:t>
            </w:r>
            <w:r w:rsidR="00DB3EF0" w:rsidRPr="00DB3EF0">
              <w:rPr>
                <w:rFonts w:hint="eastAsia"/>
                <w:shd w:val="clear" w:color="auto" w:fill="FFFFFF"/>
              </w:rPr>
              <w:t>。</w:t>
            </w:r>
          </w:p>
          <w:p w14:paraId="18E5ABBE" w14:textId="50CB56D6" w:rsidR="00BF508D" w:rsidRDefault="002A0782">
            <w:pPr>
              <w:ind w:firstLine="420"/>
              <w:rPr>
                <w:shd w:val="clear" w:color="auto" w:fill="FFFFFF"/>
              </w:rPr>
            </w:pPr>
            <w:r w:rsidRPr="002A0782">
              <w:rPr>
                <w:rFonts w:hint="eastAsia"/>
                <w:shd w:val="clear" w:color="auto" w:fill="FFFFFF"/>
              </w:rPr>
              <w:t>目前方法在该任务中存在的问题有</w:t>
            </w:r>
            <w:r w:rsidR="00540EBF">
              <w:rPr>
                <w:rFonts w:hint="eastAsia"/>
                <w:shd w:val="clear" w:color="auto" w:fill="FFFFFF"/>
              </w:rPr>
              <w:t>：（</w:t>
            </w:r>
            <w:r w:rsidR="00540EBF">
              <w:rPr>
                <w:rFonts w:hint="eastAsia"/>
                <w:shd w:val="clear" w:color="auto" w:fill="FFFFFF"/>
              </w:rPr>
              <w:t>1</w:t>
            </w:r>
            <w:r w:rsidR="00540EBF">
              <w:rPr>
                <w:rFonts w:hint="eastAsia"/>
                <w:shd w:val="clear" w:color="auto" w:fill="FFFFFF"/>
              </w:rPr>
              <w:t>）</w:t>
            </w:r>
            <w:r w:rsidR="00437451" w:rsidRPr="00437451">
              <w:rPr>
                <w:rFonts w:hint="eastAsia"/>
                <w:shd w:val="clear" w:color="auto" w:fill="FFFFFF"/>
              </w:rPr>
              <w:t>传统</w:t>
            </w:r>
            <w:r w:rsidR="00E752A1">
              <w:rPr>
                <w:rFonts w:hint="eastAsia"/>
                <w:shd w:val="clear" w:color="auto" w:fill="FFFFFF"/>
              </w:rPr>
              <w:t>遗传进化</w:t>
            </w:r>
            <w:r w:rsidR="00437451" w:rsidRPr="00437451">
              <w:rPr>
                <w:rFonts w:hint="eastAsia"/>
                <w:shd w:val="clear" w:color="auto" w:fill="FFFFFF"/>
              </w:rPr>
              <w:t>算法通常采用均匀随机初始化，其粒子分布高度集中于中间区域，缺乏对极端施肥方案的覆盖，使得初始种群无法为后续的帕累托前沿搜索提供足够的边界探索能力，也难以在滚动视域优化中正确评估策略的风险与收益区间。</w:t>
            </w:r>
            <w:r w:rsidR="00540EBF">
              <w:rPr>
                <w:rFonts w:hint="eastAsia"/>
                <w:shd w:val="clear" w:color="auto" w:fill="FFFFFF"/>
              </w:rPr>
              <w:t>（</w:t>
            </w:r>
            <w:r w:rsidR="00EF19EE">
              <w:rPr>
                <w:rFonts w:hint="eastAsia"/>
                <w:shd w:val="clear" w:color="auto" w:fill="FFFFFF"/>
              </w:rPr>
              <w:t>2</w:t>
            </w:r>
            <w:r w:rsidR="00540EBF">
              <w:rPr>
                <w:rFonts w:hint="eastAsia"/>
                <w:shd w:val="clear" w:color="auto" w:fill="FFFFFF"/>
              </w:rPr>
              <w:t>）</w:t>
            </w:r>
            <w:r w:rsidR="00EF19EE" w:rsidRPr="00EF19EE">
              <w:rPr>
                <w:rFonts w:hint="eastAsia"/>
                <w:shd w:val="clear" w:color="auto" w:fill="FFFFFF"/>
              </w:rPr>
              <w:t>通用交叉与变异算子均基于独立向量的假设，未纳入氮、磷、</w:t>
            </w:r>
            <w:proofErr w:type="gramStart"/>
            <w:r w:rsidR="00EF19EE" w:rsidRPr="00EF19EE">
              <w:rPr>
                <w:rFonts w:hint="eastAsia"/>
                <w:shd w:val="clear" w:color="auto" w:fill="FFFFFF"/>
              </w:rPr>
              <w:t>钾三要素</w:t>
            </w:r>
            <w:proofErr w:type="gramEnd"/>
            <w:r w:rsidR="00EF19EE" w:rsidRPr="00EF19EE">
              <w:rPr>
                <w:rFonts w:hint="eastAsia"/>
                <w:shd w:val="clear" w:color="auto" w:fill="FFFFFF"/>
              </w:rPr>
              <w:t>之间的协同或拮抗结构性先验，导致演化过程中出现大量不符合农学规律的解，使搜索方向偏离可行策略空间，影响收敛质量与解的可解释性。</w:t>
            </w:r>
            <w:r w:rsidR="00540EBF">
              <w:rPr>
                <w:rFonts w:hint="eastAsia"/>
                <w:shd w:val="clear" w:color="auto" w:fill="FFFFFF"/>
              </w:rPr>
              <w:t>（</w:t>
            </w:r>
            <w:r w:rsidR="00393545">
              <w:rPr>
                <w:rFonts w:hint="eastAsia"/>
                <w:shd w:val="clear" w:color="auto" w:fill="FFFFFF"/>
              </w:rPr>
              <w:t>3</w:t>
            </w:r>
            <w:r w:rsidR="00540EBF">
              <w:rPr>
                <w:rFonts w:hint="eastAsia"/>
                <w:shd w:val="clear" w:color="auto" w:fill="FFFFFF"/>
              </w:rPr>
              <w:t>）</w:t>
            </w:r>
            <w:r w:rsidR="00393545" w:rsidRPr="00393545">
              <w:rPr>
                <w:rFonts w:hint="eastAsia"/>
                <w:shd w:val="clear" w:color="auto" w:fill="FFFFFF"/>
              </w:rPr>
              <w:t>施肥方案具有明确的阶段性结构与模式特征，但传统</w:t>
            </w:r>
            <w:r w:rsidR="00031BA1">
              <w:rPr>
                <w:rFonts w:hint="eastAsia"/>
                <w:shd w:val="clear" w:color="auto" w:fill="FFFFFF"/>
              </w:rPr>
              <w:t>优化算法</w:t>
            </w:r>
            <w:r w:rsidR="00393545" w:rsidRPr="00393545">
              <w:rPr>
                <w:rFonts w:hint="eastAsia"/>
                <w:shd w:val="clear" w:color="auto" w:fill="FFFFFF"/>
              </w:rPr>
              <w:t>无法识别或保持这些结构性信息，导致在演化过程中原有的有效施肥模式被破坏，种群结构趋于同质化，难以持续输出多样化且稳定的高质量施肥方案。</w:t>
            </w:r>
          </w:p>
          <w:p w14:paraId="49EAE7CD" w14:textId="44AC7861" w:rsidR="00031BA1" w:rsidRPr="00C52E87" w:rsidRDefault="00031BA1" w:rsidP="00C52E87">
            <w:pPr>
              <w:ind w:firstLine="420"/>
            </w:pPr>
            <w:r>
              <w:rPr>
                <w:rFonts w:hint="eastAsia"/>
                <w:shd w:val="clear" w:color="auto" w:fill="FFFFFF"/>
              </w:rPr>
              <w:t>针对</w:t>
            </w:r>
            <w:r w:rsidR="00284AC8">
              <w:rPr>
                <w:rFonts w:hint="eastAsia"/>
                <w:shd w:val="clear" w:color="auto" w:fill="FFFFFF"/>
              </w:rPr>
              <w:t>上述问题，本文提出</w:t>
            </w:r>
            <w:r w:rsidR="00284AC8" w:rsidRPr="00C52E87">
              <w:rPr>
                <w:rFonts w:hint="eastAsia"/>
              </w:rPr>
              <w:t>基于协同拮抗与多目标优化的施肥养分推荐</w:t>
            </w:r>
            <w:r w:rsidR="00284AC8">
              <w:rPr>
                <w:rFonts w:hint="eastAsia"/>
              </w:rPr>
              <w:t>模型。针对问题（</w:t>
            </w:r>
            <w:r w:rsidR="00284AC8">
              <w:rPr>
                <w:rFonts w:hint="eastAsia"/>
              </w:rPr>
              <w:t>1</w:t>
            </w:r>
            <w:r w:rsidR="00284AC8">
              <w:rPr>
                <w:rFonts w:hint="eastAsia"/>
              </w:rPr>
              <w:t>），</w:t>
            </w:r>
            <w:r w:rsidR="00B2742A" w:rsidRPr="00B2742A">
              <w:rPr>
                <w:rFonts w:hint="eastAsia"/>
              </w:rPr>
              <w:t>通过构建基于</w:t>
            </w:r>
            <w:r w:rsidR="00B2742A" w:rsidRPr="00B2742A">
              <w:rPr>
                <w:rFonts w:hint="eastAsia"/>
              </w:rPr>
              <w:t xml:space="preserve"> Beta </w:t>
            </w:r>
            <w:r w:rsidR="00B2742A" w:rsidRPr="00B2742A">
              <w:rPr>
                <w:rFonts w:hint="eastAsia"/>
              </w:rPr>
              <w:t>分布的偏向初始化机制，同时结合边界解与中心解的联合采样策略，使初始种群在决策空间中获得更为均匀而充分的覆盖，从而提升边界区域的搜索能力。</w:t>
            </w:r>
            <w:r w:rsidR="00B76259">
              <w:rPr>
                <w:rFonts w:hint="eastAsia"/>
              </w:rPr>
              <w:t>针对问题（</w:t>
            </w:r>
            <w:r w:rsidR="00B76259">
              <w:rPr>
                <w:rFonts w:hint="eastAsia"/>
              </w:rPr>
              <w:t>2</w:t>
            </w:r>
            <w:r w:rsidR="00B76259">
              <w:rPr>
                <w:rFonts w:hint="eastAsia"/>
              </w:rPr>
              <w:t>），</w:t>
            </w:r>
            <w:r w:rsidR="00C05526">
              <w:rPr>
                <w:rFonts w:hint="eastAsia"/>
              </w:rPr>
              <w:t>引入协同–拮抗矩阵</w:t>
            </w:r>
            <w:r w:rsidR="00C05526">
              <w:rPr>
                <w:rFonts w:hint="eastAsia"/>
              </w:rPr>
              <w:t xml:space="preserve"> </w:t>
            </w:r>
            <m:oMath>
              <m:r>
                <w:rPr>
                  <w:rFonts w:ascii="Cambria Math" w:hAnsi="Cambria Math" w:hint="eastAsia"/>
                </w:rPr>
                <m:t>M</m:t>
              </m:r>
            </m:oMath>
            <w:r w:rsidR="00C05526">
              <w:rPr>
                <w:rFonts w:hint="eastAsia"/>
              </w:rPr>
              <w:t xml:space="preserve"> </w:t>
            </w:r>
            <w:r w:rsidR="00C05526">
              <w:rPr>
                <w:rFonts w:hint="eastAsia"/>
              </w:rPr>
              <w:t>，并基于该矩阵设计了具有农学先验约束的结构化变异与引导式交叉算子，使粒子更新方向更符合</w:t>
            </w:r>
            <w:r w:rsidR="00C05526">
              <w:rPr>
                <w:rFonts w:hint="eastAsia"/>
              </w:rPr>
              <w:t xml:space="preserve"> </w:t>
            </w:r>
            <m:oMath>
              <m:r>
                <w:rPr>
                  <w:rFonts w:ascii="Cambria Math" w:hAnsi="Cambria Math" w:hint="eastAsia"/>
                </w:rPr>
                <m:t>N</m:t>
              </m:r>
              <m:r>
                <w:rPr>
                  <w:rFonts w:ascii="Cambria Math" w:hAnsi="Cambria Math" w:cs="Cambria Math"/>
                </w:rPr>
                <m:t>-</m:t>
              </m:r>
              <m:r>
                <w:rPr>
                  <w:rFonts w:ascii="Cambria Math" w:hAnsi="Cambria Math" w:hint="eastAsia"/>
                </w:rPr>
                <m:t>P</m:t>
              </m:r>
              <m:r>
                <w:rPr>
                  <w:rFonts w:ascii="Cambria Math" w:hAnsi="Cambria Math" w:cs="Cambria Math"/>
                </w:rPr>
                <m:t>-</m:t>
              </m:r>
              <m:r>
                <w:rPr>
                  <w:rFonts w:ascii="Cambria Math" w:hAnsi="Cambria Math" w:hint="eastAsia"/>
                </w:rPr>
                <m:t>K</m:t>
              </m:r>
            </m:oMath>
            <w:r w:rsidR="00C05526">
              <w:rPr>
                <w:rFonts w:hint="eastAsia"/>
              </w:rPr>
              <w:t xml:space="preserve"> </w:t>
            </w:r>
            <w:r w:rsidR="00C05526">
              <w:rPr>
                <w:rFonts w:hint="eastAsia"/>
              </w:rPr>
              <w:t>的耦合规律。针对问题（</w:t>
            </w:r>
            <w:r w:rsidR="00C05526">
              <w:rPr>
                <w:rFonts w:hint="eastAsia"/>
              </w:rPr>
              <w:t>3</w:t>
            </w:r>
            <w:r w:rsidR="00C05526">
              <w:rPr>
                <w:rFonts w:hint="eastAsia"/>
              </w:rPr>
              <w:t>），</w:t>
            </w:r>
            <w:r w:rsidR="0076797B" w:rsidRPr="0076797B">
              <w:rPr>
                <w:rFonts w:hint="eastAsia"/>
              </w:rPr>
              <w:t>构建了原型引导交叉机制与模式保持型变异算子，并结合决策空间稀疏度的精英保留策略，使演化过程能够识别并维持高质量施肥模式，从而增强算法在多阶段优化问题中的稳定性与多样性</w:t>
            </w:r>
            <w:commentRangeStart w:id="28"/>
            <w:r w:rsidR="0076797B" w:rsidRPr="0076797B">
              <w:rPr>
                <w:rFonts w:hint="eastAsia"/>
              </w:rPr>
              <w:t>。</w:t>
            </w:r>
            <w:commentRangeEnd w:id="28"/>
            <w:r w:rsidR="005115F0">
              <w:rPr>
                <w:rStyle w:val="afa"/>
              </w:rPr>
              <w:commentReference w:id="28"/>
            </w:r>
          </w:p>
          <w:p w14:paraId="6F65AC8F" w14:textId="5E65C3E9" w:rsidR="0054231B" w:rsidRPr="005A52FE" w:rsidRDefault="0054231B" w:rsidP="005115F0">
            <w:pPr>
              <w:spacing w:before="80"/>
              <w:ind w:firstLine="436"/>
              <w:rPr>
                <w:rFonts w:ascii="Helvetica" w:hAnsi="Helvetica" w:cs="Helvetica"/>
                <w:color w:val="060607"/>
                <w:spacing w:val="4"/>
                <w:szCs w:val="21"/>
                <w:shd w:val="clear" w:color="auto" w:fill="FFFFFF"/>
              </w:rPr>
            </w:pPr>
          </w:p>
        </w:tc>
      </w:tr>
      <w:tr w:rsidR="00EF6304" w14:paraId="5CBB6498" w14:textId="77777777">
        <w:trPr>
          <w:trHeight w:val="274"/>
        </w:trPr>
        <w:tc>
          <w:tcPr>
            <w:tcW w:w="1135" w:type="dxa"/>
          </w:tcPr>
          <w:p w14:paraId="6D7C4EB4" w14:textId="77777777" w:rsidR="00EF6304" w:rsidRDefault="00F31907">
            <w:pPr>
              <w:pStyle w:val="afc"/>
              <w:numPr>
                <w:ilvl w:val="0"/>
                <w:numId w:val="1"/>
              </w:numPr>
              <w:ind w:firstLineChars="0"/>
              <w:rPr>
                <w:szCs w:val="21"/>
              </w:rPr>
            </w:pPr>
            <w:r>
              <w:rPr>
                <w:rFonts w:hint="eastAsia"/>
                <w:szCs w:val="21"/>
              </w:rPr>
              <w:lastRenderedPageBreak/>
              <w:t>创新点</w:t>
            </w:r>
          </w:p>
        </w:tc>
        <w:tc>
          <w:tcPr>
            <w:tcW w:w="9356" w:type="dxa"/>
          </w:tcPr>
          <w:p w14:paraId="54E44088" w14:textId="17DA4D5D" w:rsidR="00EF6304" w:rsidRDefault="00D1637F">
            <w:pPr>
              <w:pStyle w:val="afc"/>
              <w:numPr>
                <w:ilvl w:val="0"/>
                <w:numId w:val="2"/>
              </w:numPr>
              <w:spacing w:before="80"/>
              <w:ind w:firstLineChars="0"/>
              <w:rPr>
                <w:color w:val="000000" w:themeColor="text1"/>
                <w:szCs w:val="21"/>
              </w:rPr>
            </w:pPr>
            <w:r w:rsidRPr="00D1637F">
              <w:rPr>
                <w:rFonts w:hint="eastAsia"/>
                <w:color w:val="000000" w:themeColor="text1"/>
                <w:szCs w:val="21"/>
              </w:rPr>
              <w:t>将基于顺序和</w:t>
            </w:r>
            <w:r w:rsidRPr="00D1637F">
              <w:rPr>
                <w:rFonts w:hint="eastAsia"/>
                <w:color w:val="000000" w:themeColor="text1"/>
                <w:szCs w:val="21"/>
              </w:rPr>
              <w:t>Beta</w:t>
            </w:r>
            <w:r w:rsidRPr="00D1637F">
              <w:rPr>
                <w:rFonts w:hint="eastAsia"/>
                <w:color w:val="000000" w:themeColor="text1"/>
                <w:szCs w:val="21"/>
              </w:rPr>
              <w:t>分布的采样方法应用于施肥优化问题</w:t>
            </w:r>
            <w:r>
              <w:rPr>
                <w:rFonts w:hint="eastAsia"/>
                <w:color w:val="000000" w:themeColor="text1"/>
                <w:szCs w:val="21"/>
              </w:rPr>
              <w:t>，</w:t>
            </w:r>
            <w:r w:rsidRPr="00D1637F">
              <w:rPr>
                <w:rFonts w:hint="eastAsia"/>
                <w:color w:val="000000" w:themeColor="text1"/>
                <w:szCs w:val="21"/>
              </w:rPr>
              <w:t>系统性地生成覆盖边界和中间区域的初始种群</w:t>
            </w:r>
          </w:p>
          <w:p w14:paraId="21953019" w14:textId="77777777" w:rsidR="00385C4A" w:rsidRDefault="008F31C3" w:rsidP="008F31C3">
            <w:pPr>
              <w:pStyle w:val="afc"/>
              <w:numPr>
                <w:ilvl w:val="0"/>
                <w:numId w:val="2"/>
              </w:numPr>
              <w:spacing w:before="80"/>
              <w:ind w:firstLineChars="0"/>
              <w:rPr>
                <w:color w:val="000000" w:themeColor="text1"/>
                <w:szCs w:val="21"/>
              </w:rPr>
            </w:pPr>
            <w:r w:rsidRPr="008F31C3">
              <w:rPr>
                <w:rFonts w:hint="eastAsia"/>
                <w:color w:val="000000" w:themeColor="text1"/>
                <w:szCs w:val="21"/>
              </w:rPr>
              <w:t>引入协同–拮抗矩阵</w:t>
            </w:r>
            <w:r w:rsidRPr="008F31C3">
              <w:rPr>
                <w:rFonts w:hint="eastAsia"/>
                <w:color w:val="000000" w:themeColor="text1"/>
                <w:szCs w:val="21"/>
              </w:rPr>
              <w:t xml:space="preserve"> </w:t>
            </w:r>
            <m:oMath>
              <m:r>
                <w:rPr>
                  <w:rFonts w:ascii="Cambria Math" w:hAnsi="Cambria Math"/>
                  <w:color w:val="000000" w:themeColor="text1"/>
                  <w:szCs w:val="21"/>
                </w:rPr>
                <m:t>M</m:t>
              </m:r>
            </m:oMath>
            <w:r>
              <w:rPr>
                <w:rFonts w:hint="eastAsia"/>
                <w:color w:val="000000" w:themeColor="text1"/>
                <w:szCs w:val="21"/>
              </w:rPr>
              <w:t>，</w:t>
            </w:r>
            <w:r>
              <w:rPr>
                <w:rFonts w:hint="eastAsia"/>
                <w:color w:val="000000" w:themeColor="text1"/>
                <w:szCs w:val="21"/>
              </w:rPr>
              <w:t xml:space="preserve"> </w:t>
            </w:r>
            <w:r w:rsidR="004A7FE7" w:rsidRPr="005A731E">
              <w:rPr>
                <w:rFonts w:hint="eastAsia"/>
                <w:color w:val="000000" w:themeColor="text1"/>
                <w:szCs w:val="21"/>
              </w:rPr>
              <w:t>构建了融合农学先验知识的交叉与变异算子</w:t>
            </w:r>
            <w:r w:rsidR="00385C4A">
              <w:rPr>
                <w:rFonts w:hint="eastAsia"/>
                <w:color w:val="000000" w:themeColor="text1"/>
                <w:szCs w:val="21"/>
              </w:rPr>
              <w:t>，</w:t>
            </w:r>
            <w:r w:rsidR="00385C4A" w:rsidRPr="00385C4A">
              <w:rPr>
                <w:rFonts w:hint="eastAsia"/>
                <w:color w:val="000000" w:themeColor="text1"/>
                <w:szCs w:val="21"/>
              </w:rPr>
              <w:t>使演化过程受农学机理正确引导</w:t>
            </w:r>
          </w:p>
          <w:p w14:paraId="538C8609" w14:textId="01199B7D" w:rsidR="00EF6304" w:rsidRPr="005A731E" w:rsidRDefault="00EF6304" w:rsidP="005A731E">
            <w:pPr>
              <w:pStyle w:val="afc"/>
              <w:spacing w:before="80"/>
              <w:ind w:left="420" w:firstLineChars="0" w:firstLine="0"/>
              <w:rPr>
                <w:color w:val="000000" w:themeColor="text1"/>
                <w:szCs w:val="21"/>
              </w:rPr>
            </w:pPr>
          </w:p>
          <w:p w14:paraId="36A17FB8" w14:textId="77777777" w:rsidR="00305830" w:rsidRDefault="003A1483">
            <w:pPr>
              <w:pStyle w:val="afc"/>
              <w:numPr>
                <w:ilvl w:val="0"/>
                <w:numId w:val="2"/>
              </w:numPr>
              <w:spacing w:before="80"/>
              <w:ind w:firstLineChars="0"/>
              <w:rPr>
                <w:color w:val="000000" w:themeColor="text1"/>
                <w:szCs w:val="21"/>
              </w:rPr>
            </w:pPr>
            <w:r w:rsidRPr="003A1483">
              <w:rPr>
                <w:rFonts w:hint="eastAsia"/>
                <w:color w:val="000000" w:themeColor="text1"/>
                <w:szCs w:val="21"/>
              </w:rPr>
              <w:t>提出了面向施肥模式保持的结构化进化框架</w:t>
            </w:r>
            <w:r>
              <w:rPr>
                <w:rFonts w:hint="eastAsia"/>
                <w:color w:val="000000" w:themeColor="text1"/>
                <w:szCs w:val="21"/>
              </w:rPr>
              <w:t>，</w:t>
            </w:r>
            <w:r w:rsidR="00305830" w:rsidRPr="00305830">
              <w:rPr>
                <w:rFonts w:hint="eastAsia"/>
                <w:color w:val="000000" w:themeColor="text1"/>
                <w:szCs w:val="21"/>
              </w:rPr>
              <w:t>通过</w:t>
            </w:r>
            <w:r w:rsidR="00305830">
              <w:rPr>
                <w:rFonts w:hint="eastAsia"/>
                <w:color w:val="000000" w:themeColor="text1"/>
                <w:szCs w:val="21"/>
              </w:rPr>
              <w:t>原型</w:t>
            </w:r>
            <w:r w:rsidR="00305830" w:rsidRPr="00305830">
              <w:rPr>
                <w:rFonts w:hint="eastAsia"/>
                <w:color w:val="000000" w:themeColor="text1"/>
                <w:szCs w:val="21"/>
              </w:rPr>
              <w:t>识别、结构保持型变异以及决策空间稀疏度精英保留机制，实现了对高质量施肥模式的识别</w:t>
            </w:r>
          </w:p>
          <w:p w14:paraId="50FEDEEF" w14:textId="4E6EB5B8" w:rsidR="00EF6304" w:rsidRDefault="00EF6304" w:rsidP="005A731E">
            <w:pPr>
              <w:pStyle w:val="afc"/>
              <w:spacing w:before="80"/>
              <w:ind w:left="420" w:firstLineChars="0" w:firstLine="0"/>
              <w:rPr>
                <w:color w:val="000000" w:themeColor="text1"/>
                <w:szCs w:val="21"/>
              </w:rPr>
            </w:pPr>
          </w:p>
        </w:tc>
      </w:tr>
      <w:tr w:rsidR="00EF6304" w14:paraId="5AC03BD8" w14:textId="77777777">
        <w:trPr>
          <w:trHeight w:val="274"/>
        </w:trPr>
        <w:tc>
          <w:tcPr>
            <w:tcW w:w="1135" w:type="dxa"/>
          </w:tcPr>
          <w:p w14:paraId="1C0EF908" w14:textId="77777777" w:rsidR="00EF6304" w:rsidRDefault="00F31907">
            <w:pPr>
              <w:ind w:firstLine="420"/>
              <w:rPr>
                <w:szCs w:val="21"/>
              </w:rPr>
            </w:pPr>
            <w:r>
              <w:rPr>
                <w:rFonts w:hint="eastAsia"/>
                <w:szCs w:val="21"/>
              </w:rPr>
              <w:t>四</w:t>
            </w:r>
            <w:r>
              <w:rPr>
                <w:szCs w:val="21"/>
              </w:rPr>
              <w:t>、</w:t>
            </w:r>
            <w:r>
              <w:rPr>
                <w:rFonts w:hint="eastAsia"/>
                <w:szCs w:val="21"/>
              </w:rPr>
              <w:t>研究</w:t>
            </w:r>
            <w:r>
              <w:rPr>
                <w:szCs w:val="21"/>
              </w:rPr>
              <w:t>内容</w:t>
            </w:r>
          </w:p>
        </w:tc>
        <w:tc>
          <w:tcPr>
            <w:tcW w:w="9356" w:type="dxa"/>
          </w:tcPr>
          <w:p w14:paraId="05746B45" w14:textId="18323036" w:rsidR="00EF6304" w:rsidRPr="000C4EC9" w:rsidDel="00DC71E1" w:rsidRDefault="00F31907">
            <w:pPr>
              <w:ind w:firstLine="420"/>
              <w:rPr>
                <w:del w:id="29" w:author="振国 杨" w:date="2025-11-19T10:33:00Z" w16du:dateUtc="2025-11-19T02:33:00Z"/>
                <w:rFonts w:asciiTheme="minorEastAsia" w:hAnsiTheme="minorEastAsia" w:hint="eastAsia"/>
                <w:color w:val="000000"/>
                <w:szCs w:val="21"/>
              </w:rPr>
            </w:pPr>
            <w:del w:id="30" w:author="振国 杨" w:date="2025-11-19T10:33:00Z" w16du:dateUtc="2025-11-19T02:33:00Z">
              <w:r w:rsidRPr="000C4EC9" w:rsidDel="00DC71E1">
                <w:rPr>
                  <w:rFonts w:asciiTheme="minorEastAsia" w:hAnsiTheme="minorEastAsia" w:hint="eastAsia"/>
                  <w:color w:val="000000"/>
                  <w:szCs w:val="21"/>
                </w:rPr>
                <w:delText>本文的主要贡献如下：</w:delText>
              </w:r>
            </w:del>
          </w:p>
          <w:p w14:paraId="5E43F4DB" w14:textId="47EAEDA6" w:rsidR="00EF6304" w:rsidRPr="000C4EC9" w:rsidDel="00DC71E1" w:rsidRDefault="00D1637F">
            <w:pPr>
              <w:pStyle w:val="afc"/>
              <w:numPr>
                <w:ilvl w:val="0"/>
                <w:numId w:val="3"/>
              </w:numPr>
              <w:spacing w:before="80"/>
              <w:ind w:left="420" w:firstLineChars="0" w:hanging="420"/>
              <w:rPr>
                <w:del w:id="31" w:author="振国 杨" w:date="2025-11-19T10:33:00Z" w16du:dateUtc="2025-11-19T02:33:00Z"/>
                <w:rFonts w:asciiTheme="minorEastAsia" w:hAnsiTheme="minorEastAsia" w:hint="eastAsia"/>
                <w:color w:val="000000"/>
                <w:szCs w:val="21"/>
              </w:rPr>
            </w:pPr>
            <w:del w:id="32" w:author="振国 杨" w:date="2025-11-19T10:33:00Z" w16du:dateUtc="2025-11-19T02:33:00Z">
              <w:r w:rsidRPr="000C4EC9" w:rsidDel="00DC71E1">
                <w:rPr>
                  <w:rFonts w:asciiTheme="minorEastAsia" w:hAnsiTheme="minorEastAsia" w:hint="eastAsia"/>
                  <w:color w:val="000000"/>
                  <w:szCs w:val="21"/>
                </w:rPr>
                <w:delText>设计并实现基于顺序和</w:delText>
              </w:r>
              <w:r w:rsidRPr="00782428" w:rsidDel="00DC71E1">
                <w:rPr>
                  <w:rFonts w:cs="Times New Roman"/>
                  <w:color w:val="000000"/>
                  <w:szCs w:val="21"/>
                </w:rPr>
                <w:delText>Beta</w:delText>
              </w:r>
              <w:r w:rsidRPr="000C4EC9" w:rsidDel="00DC71E1">
                <w:rPr>
                  <w:rFonts w:asciiTheme="minorEastAsia" w:hAnsiTheme="minorEastAsia" w:hint="eastAsia"/>
                  <w:color w:val="000000"/>
                  <w:szCs w:val="21"/>
                </w:rPr>
                <w:delText>分布采样的随机初始化方法，确保初始种群能覆盖从极低到极高施肥量的整个可行域；</w:delText>
              </w:r>
            </w:del>
          </w:p>
          <w:p w14:paraId="701557A3" w14:textId="343D483A" w:rsidR="00EF6304" w:rsidRPr="000C4EC9" w:rsidDel="00DC71E1" w:rsidRDefault="00D1637F">
            <w:pPr>
              <w:pStyle w:val="afc"/>
              <w:numPr>
                <w:ilvl w:val="0"/>
                <w:numId w:val="3"/>
              </w:numPr>
              <w:spacing w:before="80"/>
              <w:ind w:left="420" w:firstLineChars="0" w:hanging="420"/>
              <w:rPr>
                <w:del w:id="33" w:author="振国 杨" w:date="2025-11-19T10:33:00Z" w16du:dateUtc="2025-11-19T02:33:00Z"/>
                <w:rFonts w:asciiTheme="minorEastAsia" w:hAnsiTheme="minorEastAsia" w:hint="eastAsia"/>
                <w:color w:val="000000"/>
                <w:szCs w:val="21"/>
              </w:rPr>
            </w:pPr>
            <w:del w:id="34" w:author="振国 杨" w:date="2025-11-19T10:33:00Z" w16du:dateUtc="2025-11-19T02:33:00Z">
              <w:r w:rsidRPr="000C4EC9" w:rsidDel="00DC71E1">
                <w:rPr>
                  <w:rFonts w:asciiTheme="minorEastAsia" w:hAnsiTheme="minorEastAsia" w:hint="eastAsia"/>
                  <w:color w:val="000000"/>
                  <w:szCs w:val="21"/>
                </w:rPr>
                <w:delText>设计并实现基于精英样本原型引导的交叉，利用历史高产数据形成的原型指导交叉过程，加速向</w:delText>
              </w:r>
              <w:r w:rsidRPr="000C4EC9" w:rsidDel="00DC71E1">
                <w:rPr>
                  <w:rFonts w:asciiTheme="minorEastAsia" w:hAnsiTheme="minorEastAsia" w:hint="eastAsia"/>
                  <w:color w:val="000000"/>
                  <w:szCs w:val="21"/>
                </w:rPr>
                <w:lastRenderedPageBreak/>
                <w:delText>优质解区域收敛，设计并实现基于协同拮抗先验知识的变异，将农学中N, P, K养分间的协同或拮抗关系编码到变异算子中，使变异更具导向性；</w:delText>
              </w:r>
            </w:del>
          </w:p>
          <w:p w14:paraId="7DCFFF7F" w14:textId="1E572B3C" w:rsidR="00EF6304" w:rsidRPr="000C4EC9" w:rsidDel="00DC71E1" w:rsidRDefault="00D1637F">
            <w:pPr>
              <w:pStyle w:val="afc"/>
              <w:numPr>
                <w:ilvl w:val="0"/>
                <w:numId w:val="3"/>
              </w:numPr>
              <w:spacing w:before="80"/>
              <w:ind w:left="420" w:firstLineChars="0" w:hanging="420"/>
              <w:rPr>
                <w:del w:id="35" w:author="振国 杨" w:date="2025-11-19T10:33:00Z" w16du:dateUtc="2025-11-19T02:33:00Z"/>
                <w:rFonts w:asciiTheme="minorEastAsia" w:hAnsiTheme="minorEastAsia" w:hint="eastAsia"/>
                <w:color w:val="000000"/>
                <w:szCs w:val="21"/>
              </w:rPr>
            </w:pPr>
            <w:del w:id="36" w:author="振国 杨" w:date="2025-11-19T10:33:00Z" w16du:dateUtc="2025-11-19T02:33:00Z">
              <w:r w:rsidRPr="000C4EC9" w:rsidDel="00DC71E1">
                <w:rPr>
                  <w:rFonts w:asciiTheme="minorEastAsia" w:hAnsiTheme="minorEastAsia" w:hint="eastAsia"/>
                  <w:color w:val="000000"/>
                  <w:szCs w:val="21"/>
                </w:rPr>
                <w:delText>引入决策空间局部稀疏度的动态保留策略，综合考量个体在目标空间和决策空间（施肥方案本身）的分布，动态调整选择压力，维持种群多样性。</w:delText>
              </w:r>
            </w:del>
          </w:p>
          <w:p w14:paraId="17995994" w14:textId="5902BFCF" w:rsidR="00FF7684" w:rsidDel="004B27F2" w:rsidRDefault="00F31907" w:rsidP="00FF7684">
            <w:pPr>
              <w:spacing w:before="80"/>
              <w:ind w:firstLine="420"/>
              <w:rPr>
                <w:del w:id="37" w:author="振国 杨" w:date="2025-11-19T10:34:00Z" w16du:dateUtc="2025-11-19T02:34:00Z"/>
                <w:rFonts w:cs="Times New Roman"/>
                <w:color w:val="000000"/>
                <w:szCs w:val="21"/>
              </w:rPr>
            </w:pPr>
            <w:del w:id="38" w:author="振国 杨" w:date="2025-11-19T10:34:00Z" w16du:dateUtc="2025-11-19T02:34:00Z">
              <w:r w:rsidRPr="004B4ECB" w:rsidDel="004B27F2">
                <w:rPr>
                  <w:rFonts w:cs="Times New Roman"/>
                  <w:color w:val="000000"/>
                  <w:szCs w:val="21"/>
                </w:rPr>
                <w:delText xml:space="preserve">Methods: </w:delText>
              </w:r>
            </w:del>
          </w:p>
          <w:p w14:paraId="4FA2DD07" w14:textId="7FBBBFB0" w:rsidR="0056165D" w:rsidRPr="00B66411" w:rsidRDefault="004B2C24" w:rsidP="001E4A20">
            <w:pPr>
              <w:spacing w:before="80"/>
              <w:ind w:firstLine="420"/>
              <w:rPr>
                <w:szCs w:val="24"/>
              </w:rPr>
            </w:pPr>
            <w:r>
              <w:rPr>
                <w:rFonts w:cs="Times New Roman" w:hint="eastAsia"/>
                <w:color w:val="000000"/>
                <w:szCs w:val="21"/>
              </w:rPr>
              <w:t>针对</w:t>
            </w:r>
            <w:r w:rsidR="009E539D" w:rsidRPr="009E539D">
              <w:rPr>
                <w:rFonts w:cs="Times New Roman" w:hint="eastAsia"/>
                <w:color w:val="000000"/>
                <w:szCs w:val="21"/>
              </w:rPr>
              <w:t>传统初始化难以覆盖边界区域</w:t>
            </w:r>
            <w:r w:rsidR="009E539D">
              <w:rPr>
                <w:rFonts w:cs="Times New Roman" w:hint="eastAsia"/>
                <w:color w:val="000000"/>
                <w:szCs w:val="21"/>
              </w:rPr>
              <w:t>、</w:t>
            </w:r>
            <w:r w:rsidR="004F01C9" w:rsidRPr="004F01C9">
              <w:rPr>
                <w:rFonts w:cs="Times New Roman" w:hint="eastAsia"/>
                <w:color w:val="000000"/>
                <w:szCs w:val="21"/>
              </w:rPr>
              <w:t>传统算子无法刻画</w:t>
            </w:r>
            <w:r w:rsidR="004F01C9">
              <w:rPr>
                <w:rFonts w:cs="Times New Roman" w:hint="eastAsia"/>
                <w:color w:val="000000"/>
                <w:szCs w:val="21"/>
              </w:rPr>
              <w:t xml:space="preserve"> </w:t>
            </w:r>
            <m:oMath>
              <m:r>
                <w:rPr>
                  <w:rFonts w:ascii="Cambria Math" w:hAnsi="Cambria Math" w:cs="Times New Roman" w:hint="eastAsia"/>
                  <w:color w:val="000000"/>
                  <w:szCs w:val="21"/>
                </w:rPr>
                <m:t xml:space="preserve"> N</m:t>
              </m:r>
              <m:r>
                <w:rPr>
                  <w:rFonts w:ascii="Cambria Math" w:hAnsi="Cambria Math" w:cs="Cambria Math"/>
                  <w:color w:val="000000"/>
                  <w:szCs w:val="21"/>
                </w:rPr>
                <m:t>-</m:t>
              </m:r>
              <m:r>
                <w:rPr>
                  <w:rFonts w:ascii="Cambria Math" w:hAnsi="Cambria Math" w:cs="Times New Roman" w:hint="eastAsia"/>
                  <w:color w:val="000000"/>
                  <w:szCs w:val="21"/>
                </w:rPr>
                <m:t>P</m:t>
              </m:r>
              <m:r>
                <w:rPr>
                  <w:rFonts w:ascii="Cambria Math" w:hAnsi="Cambria Math" w:cs="Cambria Math"/>
                  <w:color w:val="000000"/>
                  <w:szCs w:val="21"/>
                </w:rPr>
                <m:t>-</m:t>
              </m:r>
              <m:r>
                <w:rPr>
                  <w:rFonts w:ascii="Cambria Math" w:hAnsi="Cambria Math" w:cs="Times New Roman" w:hint="eastAsia"/>
                  <w:color w:val="000000"/>
                  <w:szCs w:val="21"/>
                </w:rPr>
                <m:t>K</m:t>
              </m:r>
            </m:oMath>
            <w:r w:rsidR="004F01C9" w:rsidRPr="004F01C9">
              <w:rPr>
                <w:rFonts w:cs="Times New Roman" w:hint="eastAsia"/>
                <w:color w:val="000000"/>
                <w:szCs w:val="21"/>
              </w:rPr>
              <w:t xml:space="preserve"> </w:t>
            </w:r>
            <w:r w:rsidR="004F01C9" w:rsidRPr="004F01C9">
              <w:rPr>
                <w:rFonts w:cs="Times New Roman" w:hint="eastAsia"/>
                <w:color w:val="000000"/>
                <w:szCs w:val="21"/>
              </w:rPr>
              <w:t>结构性耦合与约束</w:t>
            </w:r>
            <w:r w:rsidR="004F01C9">
              <w:rPr>
                <w:rFonts w:cs="Times New Roman" w:hint="eastAsia"/>
                <w:color w:val="000000"/>
                <w:szCs w:val="21"/>
              </w:rPr>
              <w:t>、</w:t>
            </w:r>
            <w:r w:rsidR="00FE2C7B" w:rsidRPr="00FE2C7B">
              <w:rPr>
                <w:rFonts w:cs="Times New Roman" w:hint="eastAsia"/>
                <w:color w:val="000000"/>
                <w:szCs w:val="21"/>
              </w:rPr>
              <w:t>施肥方案结构在演化过程中易被破坏的问题</w:t>
            </w:r>
            <w:r w:rsidR="00FE2C7B">
              <w:rPr>
                <w:rFonts w:cs="Times New Roman" w:hint="eastAsia"/>
                <w:color w:val="000000"/>
                <w:szCs w:val="21"/>
              </w:rPr>
              <w:t>，</w:t>
            </w:r>
            <w:r w:rsidR="00824BEA">
              <w:rPr>
                <w:rFonts w:cs="Times New Roman" w:hint="eastAsia"/>
                <w:color w:val="000000"/>
                <w:szCs w:val="21"/>
              </w:rPr>
              <w:t>提出</w:t>
            </w:r>
            <w:r w:rsidR="00780C32" w:rsidRPr="00780C32">
              <w:rPr>
                <w:rFonts w:hint="eastAsia"/>
                <w:szCs w:val="24"/>
              </w:rPr>
              <w:t>基于协同拮抗与多目标优化的施肥养分推荐</w:t>
            </w:r>
            <w:ins w:id="39" w:author="振国 杨" w:date="2025-11-19T10:46:00Z" w16du:dateUtc="2025-11-19T02:46:00Z">
              <w:r w:rsidR="007630BC">
                <w:rPr>
                  <w:rFonts w:hint="eastAsia"/>
                  <w:szCs w:val="24"/>
                </w:rPr>
                <w:t>（</w:t>
              </w:r>
              <w:r w:rsidR="007630BC" w:rsidRPr="007630BC">
                <w:rPr>
                  <w:szCs w:val="24"/>
                </w:rPr>
                <w:t>Fertilization Nutrient Recommendation Model Based on Synergy–Antagonism and Multi-Objective Optimization</w:t>
              </w:r>
              <w:r w:rsidR="007630BC">
                <w:rPr>
                  <w:rFonts w:hint="eastAsia"/>
                  <w:szCs w:val="24"/>
                </w:rPr>
                <w:t>）</w:t>
              </w:r>
            </w:ins>
            <w:r w:rsidR="00780C32">
              <w:rPr>
                <w:rFonts w:hint="eastAsia"/>
                <w:szCs w:val="24"/>
              </w:rPr>
              <w:t>模型</w:t>
            </w:r>
            <w:r w:rsidR="00F65601">
              <w:rPr>
                <w:rFonts w:hint="eastAsia"/>
                <w:szCs w:val="24"/>
              </w:rPr>
              <w:t>，模型图如图</w:t>
            </w:r>
            <w:r w:rsidR="00F65601">
              <w:rPr>
                <w:rFonts w:hint="eastAsia"/>
                <w:szCs w:val="24"/>
              </w:rPr>
              <w:t>1</w:t>
            </w:r>
            <w:r w:rsidR="00F65601">
              <w:rPr>
                <w:rFonts w:hint="eastAsia"/>
                <w:szCs w:val="24"/>
              </w:rPr>
              <w:t>所示。</w:t>
            </w:r>
            <w:r w:rsidR="001E4A20" w:rsidRPr="001E4A20">
              <w:rPr>
                <w:rFonts w:hint="eastAsia"/>
                <w:szCs w:val="24"/>
              </w:rPr>
              <w:t>模型主要包含三个部分</w:t>
            </w:r>
            <w:r w:rsidR="001E4A20">
              <w:rPr>
                <w:rFonts w:hint="eastAsia"/>
                <w:szCs w:val="24"/>
              </w:rPr>
              <w:t>：</w:t>
            </w:r>
            <w:r w:rsidR="008D0E7F">
              <w:rPr>
                <w:rFonts w:hint="eastAsia"/>
                <w:szCs w:val="24"/>
              </w:rPr>
              <w:t>（</w:t>
            </w:r>
            <w:r w:rsidR="008D0E7F">
              <w:rPr>
                <w:rFonts w:hint="eastAsia"/>
                <w:szCs w:val="24"/>
              </w:rPr>
              <w:t>1</w:t>
            </w:r>
            <w:r w:rsidR="008D0E7F">
              <w:rPr>
                <w:rFonts w:hint="eastAsia"/>
                <w:szCs w:val="24"/>
              </w:rPr>
              <w:t>）</w:t>
            </w:r>
            <w:r w:rsidR="008D0E7F" w:rsidRPr="008D0E7F">
              <w:rPr>
                <w:rFonts w:hint="eastAsia"/>
                <w:szCs w:val="24"/>
              </w:rPr>
              <w:t>连续型偏向随机初始化</w:t>
            </w:r>
            <w:r w:rsidR="00B66411">
              <w:rPr>
                <w:rFonts w:hint="eastAsia"/>
                <w:szCs w:val="24"/>
              </w:rPr>
              <w:t>。</w:t>
            </w:r>
            <w:r w:rsidR="00851BA7" w:rsidRPr="00851BA7">
              <w:rPr>
                <w:rFonts w:hint="eastAsia"/>
                <w:szCs w:val="24"/>
              </w:rPr>
              <w:t>采用基于</w:t>
            </w:r>
            <w:r w:rsidR="00851BA7" w:rsidRPr="00851BA7">
              <w:rPr>
                <w:rFonts w:hint="eastAsia"/>
                <w:szCs w:val="24"/>
              </w:rPr>
              <w:t xml:space="preserve"> Beta </w:t>
            </w:r>
            <w:r w:rsidR="00851BA7" w:rsidRPr="00851BA7">
              <w:rPr>
                <w:rFonts w:hint="eastAsia"/>
                <w:szCs w:val="24"/>
              </w:rPr>
              <w:t>分布的连续型偏向取样方法，使初始解在低施肥、中施肥与高施肥区域均具代表性，增强算法对帕累托边界与极端策略的探索能力。</w:t>
            </w:r>
            <w:r w:rsidR="00B66411">
              <w:rPr>
                <w:rFonts w:hint="eastAsia"/>
                <w:szCs w:val="24"/>
              </w:rPr>
              <w:t>（</w:t>
            </w:r>
            <w:r w:rsidR="00B66411">
              <w:rPr>
                <w:rFonts w:hint="eastAsia"/>
                <w:szCs w:val="24"/>
              </w:rPr>
              <w:t>2</w:t>
            </w:r>
            <w:r w:rsidR="00B66411">
              <w:rPr>
                <w:rFonts w:hint="eastAsia"/>
                <w:szCs w:val="24"/>
              </w:rPr>
              <w:t>）</w:t>
            </w:r>
            <w:r w:rsidR="00B66411" w:rsidRPr="001A6046">
              <w:rPr>
                <w:rFonts w:asciiTheme="minorEastAsia" w:hAnsiTheme="minorEastAsia" w:hint="eastAsia"/>
                <w:color w:val="000000"/>
                <w:szCs w:val="21"/>
              </w:rPr>
              <w:t>基于先验知识的结构化演化算</w:t>
            </w:r>
            <w:commentRangeStart w:id="40"/>
            <w:r w:rsidR="00B66411" w:rsidRPr="001A6046">
              <w:rPr>
                <w:rFonts w:asciiTheme="minorEastAsia" w:hAnsiTheme="minorEastAsia" w:hint="eastAsia"/>
                <w:color w:val="000000"/>
                <w:szCs w:val="21"/>
              </w:rPr>
              <w:t>子设计</w:t>
            </w:r>
            <w:commentRangeEnd w:id="40"/>
            <w:r w:rsidR="00B66411" w:rsidRPr="001A6046">
              <w:rPr>
                <w:rStyle w:val="afa"/>
              </w:rPr>
              <w:commentReference w:id="40"/>
            </w:r>
            <w:r w:rsidR="001A6046">
              <w:rPr>
                <w:rFonts w:asciiTheme="minorEastAsia" w:hAnsiTheme="minorEastAsia" w:hint="eastAsia"/>
                <w:color w:val="000000"/>
                <w:szCs w:val="21"/>
              </w:rPr>
              <w:t>。</w:t>
            </w:r>
            <w:r w:rsidR="00697B45" w:rsidRPr="00697B45">
              <w:rPr>
                <w:rFonts w:asciiTheme="minorEastAsia" w:hAnsiTheme="minorEastAsia" w:hint="eastAsia"/>
                <w:color w:val="000000"/>
                <w:szCs w:val="21"/>
              </w:rPr>
              <w:t xml:space="preserve">该模块包括原型引导交叉与协同/拮抗耦合变异两类算子。前者利用历史高产施肥曲线聚类得到的施肥原型作为结构模板，引导交叉过程保持可行施肥模式；后者基于 </w:t>
            </w:r>
            <m:oMath>
              <m:r>
                <w:rPr>
                  <w:rFonts w:ascii="Cambria Math" w:hAnsi="Cambria Math" w:hint="eastAsia"/>
                  <w:color w:val="000000"/>
                  <w:szCs w:val="21"/>
                </w:rPr>
                <m:t>N</m:t>
              </m:r>
              <m:r>
                <w:rPr>
                  <w:rFonts w:ascii="Cambria Math" w:hAnsi="Cambria Math" w:cs="Cambria Math"/>
                  <w:color w:val="000000"/>
                  <w:szCs w:val="21"/>
                </w:rPr>
                <m:t>-</m:t>
              </m:r>
              <m:r>
                <w:rPr>
                  <w:rFonts w:ascii="Cambria Math" w:hAnsi="Cambria Math" w:hint="eastAsia"/>
                  <w:color w:val="000000"/>
                  <w:szCs w:val="21"/>
                </w:rPr>
                <m:t>P</m:t>
              </m:r>
              <m:r>
                <w:rPr>
                  <w:rFonts w:ascii="Cambria Math" w:hAnsi="Cambria Math" w:cs="Cambria Math"/>
                  <w:color w:val="000000"/>
                  <w:szCs w:val="21"/>
                </w:rPr>
                <m:t>-</m:t>
              </m:r>
              <m:r>
                <w:rPr>
                  <w:rFonts w:ascii="Cambria Math" w:hAnsi="Cambria Math" w:hint="eastAsia"/>
                  <w:color w:val="000000"/>
                  <w:szCs w:val="21"/>
                </w:rPr>
                <m:t>K</m:t>
              </m:r>
            </m:oMath>
            <w:r w:rsidR="00697B45" w:rsidRPr="00697B45">
              <w:rPr>
                <w:rFonts w:asciiTheme="minorEastAsia" w:hAnsiTheme="minorEastAsia" w:hint="eastAsia"/>
                <w:color w:val="000000"/>
                <w:szCs w:val="21"/>
              </w:rPr>
              <w:t xml:space="preserve"> 的协同/拮抗矩阵对变异方向进行约束，使扰动过程符合农学机理。两类算子协同作用，使进化搜索兼具可解释性和结构稳定性。</w:t>
            </w:r>
            <w:r w:rsidR="001A6046">
              <w:rPr>
                <w:rFonts w:asciiTheme="minorEastAsia" w:hAnsiTheme="minorEastAsia" w:hint="eastAsia"/>
                <w:color w:val="000000"/>
                <w:szCs w:val="21"/>
              </w:rPr>
              <w:t>（3）</w:t>
            </w:r>
            <w:r w:rsidR="001A6046" w:rsidRPr="001A6046">
              <w:rPr>
                <w:rFonts w:asciiTheme="minorEastAsia" w:hAnsiTheme="minorEastAsia" w:hint="eastAsia"/>
                <w:color w:val="000000"/>
                <w:szCs w:val="21"/>
              </w:rPr>
              <w:t>动态精英保留策略</w:t>
            </w:r>
            <w:r w:rsidR="001A6046">
              <w:rPr>
                <w:rFonts w:asciiTheme="minorEastAsia" w:hAnsiTheme="minorEastAsia" w:hint="eastAsia"/>
                <w:color w:val="000000"/>
                <w:szCs w:val="21"/>
              </w:rPr>
              <w:t>。</w:t>
            </w:r>
            <w:r w:rsidR="00697B45" w:rsidRPr="00697B45">
              <w:rPr>
                <w:rFonts w:asciiTheme="minorEastAsia" w:hAnsiTheme="minorEastAsia" w:hint="eastAsia"/>
                <w:color w:val="000000"/>
                <w:szCs w:val="21"/>
              </w:rPr>
              <w:t>在传统非支配排序基础上，引入综合距离</w:t>
            </w:r>
            <w:r w:rsidR="00AD754E" w:rsidRPr="00AD754E">
              <w:rPr>
                <w:rFonts w:asciiTheme="minorEastAsia" w:hAnsiTheme="minorEastAsia" w:hint="eastAsia"/>
                <w:color w:val="000000"/>
                <w:szCs w:val="21"/>
              </w:rPr>
              <w:t>并计算个体的局部稀疏度。进一步结合随迭代逐步减弱的动态多样性权重与阶段性调节函数，构建动态精英得分，最终依据精英得分筛选进入下一代的解。</w:t>
            </w:r>
          </w:p>
          <w:p w14:paraId="3D8B956F" w14:textId="42EA5C02" w:rsidR="00EF6304" w:rsidRDefault="00D8039A" w:rsidP="007B797A">
            <w:pPr>
              <w:spacing w:line="240" w:lineRule="auto"/>
              <w:ind w:firstLineChars="0" w:firstLine="0"/>
              <w:jc w:val="center"/>
              <w:rPr>
                <w:rFonts w:asciiTheme="minorEastAsia" w:hAnsiTheme="minorEastAsia" w:hint="eastAsia"/>
                <w:color w:val="000000"/>
                <w:szCs w:val="21"/>
              </w:rPr>
            </w:pPr>
            <w:r w:rsidRPr="00D8039A">
              <w:rPr>
                <w:rFonts w:asciiTheme="minorEastAsia" w:hAnsiTheme="minorEastAsia"/>
                <w:noProof/>
                <w:color w:val="000000"/>
                <w:szCs w:val="21"/>
              </w:rPr>
              <w:drawing>
                <wp:inline distT="0" distB="0" distL="0" distR="0" wp14:anchorId="33D889CD" wp14:editId="152B457B">
                  <wp:extent cx="5803900" cy="2251075"/>
                  <wp:effectExtent l="0" t="0" r="6350" b="0"/>
                  <wp:docPr id="882188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88560" name=""/>
                          <pic:cNvPicPr/>
                        </pic:nvPicPr>
                        <pic:blipFill>
                          <a:blip r:embed="rId11"/>
                          <a:stretch>
                            <a:fillRect/>
                          </a:stretch>
                        </pic:blipFill>
                        <pic:spPr>
                          <a:xfrm>
                            <a:off x="0" y="0"/>
                            <a:ext cx="5803900" cy="2251075"/>
                          </a:xfrm>
                          <a:prstGeom prst="rect">
                            <a:avLst/>
                          </a:prstGeom>
                        </pic:spPr>
                      </pic:pic>
                    </a:graphicData>
                  </a:graphic>
                </wp:inline>
              </w:drawing>
            </w:r>
          </w:p>
          <w:p w14:paraId="2EF08809" w14:textId="24900CB1" w:rsidR="00EF6304" w:rsidRDefault="00F31907">
            <w:pPr>
              <w:ind w:firstLine="420"/>
              <w:jc w:val="center"/>
              <w:rPr>
                <w:rFonts w:asciiTheme="minorEastAsia" w:hAnsiTheme="minorEastAsia" w:hint="eastAsia"/>
                <w:color w:val="000000"/>
                <w:szCs w:val="21"/>
              </w:rPr>
            </w:pPr>
            <w:r>
              <w:rPr>
                <w:rFonts w:asciiTheme="minorEastAsia" w:hAnsiTheme="minorEastAsia" w:hint="eastAsia"/>
                <w:color w:val="000000"/>
                <w:szCs w:val="21"/>
              </w:rPr>
              <w:t>图1</w:t>
            </w:r>
            <w:ins w:id="41" w:author="振国 杨" w:date="2025-11-19T10:45:00Z" w16du:dateUtc="2025-11-19T02:45:00Z">
              <w:r w:rsidR="00DA18D7" w:rsidRPr="00780C32">
                <w:rPr>
                  <w:rFonts w:hint="eastAsia"/>
                  <w:szCs w:val="24"/>
                </w:rPr>
                <w:t>基于协同拮抗与多目标优化的施肥养分推荐</w:t>
              </w:r>
            </w:ins>
            <w:r>
              <w:rPr>
                <w:rFonts w:asciiTheme="minorEastAsia" w:hAnsiTheme="minorEastAsia" w:hint="eastAsia"/>
                <w:color w:val="000000"/>
                <w:szCs w:val="21"/>
              </w:rPr>
              <w:t>模型结构图</w:t>
            </w:r>
          </w:p>
          <w:p w14:paraId="6F8D4FAE" w14:textId="3E743136" w:rsidR="00EF6304" w:rsidRPr="008D0E7F" w:rsidRDefault="008D0E7F" w:rsidP="00890A16">
            <w:pPr>
              <w:ind w:firstLineChars="0" w:firstLine="0"/>
              <w:rPr>
                <w:rFonts w:asciiTheme="minorEastAsia" w:hAnsiTheme="minorEastAsia" w:hint="eastAsia"/>
                <w:b/>
                <w:bCs/>
                <w:color w:val="000000"/>
                <w:szCs w:val="21"/>
              </w:rPr>
            </w:pPr>
            <w:r>
              <w:rPr>
                <w:rFonts w:asciiTheme="minorEastAsia" w:hAnsiTheme="minorEastAsia" w:hint="eastAsia"/>
                <w:b/>
                <w:bCs/>
                <w:color w:val="000000"/>
                <w:szCs w:val="21"/>
              </w:rPr>
              <w:t>模块</w:t>
            </w:r>
            <w:proofErr w:type="gramStart"/>
            <w:r w:rsidR="00F31907" w:rsidRPr="002813DF">
              <w:rPr>
                <w:rFonts w:asciiTheme="minorEastAsia" w:hAnsiTheme="minorEastAsia" w:hint="eastAsia"/>
                <w:b/>
                <w:bCs/>
                <w:color w:val="000000"/>
                <w:szCs w:val="21"/>
              </w:rPr>
              <w:t>一</w:t>
            </w:r>
            <w:proofErr w:type="gramEnd"/>
            <w:r w:rsidR="00F31907" w:rsidRPr="002813DF">
              <w:rPr>
                <w:rFonts w:asciiTheme="minorEastAsia" w:hAnsiTheme="minorEastAsia" w:hint="eastAsia"/>
                <w:b/>
                <w:bCs/>
                <w:color w:val="000000"/>
                <w:szCs w:val="21"/>
              </w:rPr>
              <w:t>：</w:t>
            </w:r>
            <w:r w:rsidRPr="008D0E7F">
              <w:rPr>
                <w:rFonts w:asciiTheme="minorEastAsia" w:hAnsiTheme="minorEastAsia" w:hint="eastAsia"/>
                <w:b/>
                <w:bCs/>
                <w:color w:val="000000"/>
                <w:szCs w:val="21"/>
              </w:rPr>
              <w:t>连续型偏向随机初始化</w:t>
            </w:r>
          </w:p>
          <w:p w14:paraId="0B612764" w14:textId="5EF343D9" w:rsidR="00EF6304" w:rsidRDefault="00890A16" w:rsidP="00120C55">
            <w:pPr>
              <w:ind w:firstLine="420"/>
              <w:rPr>
                <w:rFonts w:asciiTheme="minorEastAsia" w:hAnsiTheme="minorEastAsia" w:hint="eastAsia"/>
                <w:color w:val="000000"/>
                <w:szCs w:val="21"/>
              </w:rPr>
            </w:pPr>
            <w:r w:rsidRPr="000C4EC9">
              <w:rPr>
                <w:rFonts w:asciiTheme="minorEastAsia" w:hAnsiTheme="minorEastAsia" w:hint="eastAsia"/>
                <w:color w:val="000000"/>
                <w:szCs w:val="21"/>
              </w:rPr>
              <w:t xml:space="preserve">传统的 </w:t>
            </w:r>
            <w:r w:rsidRPr="007B5CDD">
              <w:rPr>
                <w:rFonts w:cs="Times New Roman"/>
                <w:color w:val="000000"/>
                <w:szCs w:val="21"/>
              </w:rPr>
              <w:t>SBI</w:t>
            </w:r>
            <w:r w:rsidRPr="007B5CDD">
              <w:rPr>
                <w:rFonts w:cs="Times New Roman"/>
                <w:color w:val="000000"/>
                <w:szCs w:val="21"/>
              </w:rPr>
              <w:t>（</w:t>
            </w:r>
            <w:r w:rsidRPr="007B5CDD">
              <w:rPr>
                <w:rFonts w:cs="Times New Roman"/>
                <w:color w:val="000000"/>
                <w:szCs w:val="21"/>
              </w:rPr>
              <w:t>Scaled Binomial Initialization</w:t>
            </w:r>
            <w:r w:rsidRPr="007B5CDD">
              <w:rPr>
                <w:rFonts w:cs="Times New Roman"/>
                <w:color w:val="000000"/>
                <w:szCs w:val="21"/>
              </w:rPr>
              <w:t>）</w:t>
            </w:r>
            <w:r w:rsidRPr="000C4EC9">
              <w:rPr>
                <w:rFonts w:asciiTheme="minorEastAsia" w:hAnsiTheme="minorEastAsia" w:hint="eastAsia"/>
                <w:color w:val="000000"/>
                <w:szCs w:val="21"/>
              </w:rPr>
              <w:t xml:space="preserve"> 方法主要用于二进制编码的个体初始化，其核心思想是通过控制 </w:t>
            </w:r>
            <w:r w:rsidRPr="007B5CDD">
              <w:rPr>
                <w:rFonts w:cs="Times New Roman"/>
                <w:color w:val="000000"/>
                <w:szCs w:val="21"/>
              </w:rPr>
              <w:t>0</w:t>
            </w:r>
            <w:r w:rsidRPr="000C4EC9">
              <w:rPr>
                <w:rFonts w:asciiTheme="minorEastAsia" w:hAnsiTheme="minorEastAsia" w:hint="eastAsia"/>
                <w:color w:val="000000"/>
                <w:szCs w:val="21"/>
              </w:rPr>
              <w:t xml:space="preserve"> 与 </w:t>
            </w:r>
            <w:r w:rsidRPr="007B5CDD">
              <w:rPr>
                <w:rFonts w:cs="Times New Roman"/>
                <w:color w:val="000000"/>
                <w:szCs w:val="21"/>
              </w:rPr>
              <w:t>1</w:t>
            </w:r>
            <w:r w:rsidRPr="000C4EC9">
              <w:rPr>
                <w:rFonts w:asciiTheme="minorEastAsia" w:hAnsiTheme="minorEastAsia" w:hint="eastAsia"/>
                <w:color w:val="000000"/>
                <w:szCs w:val="21"/>
              </w:rPr>
              <w:t xml:space="preserve"> 出现的概率分布，从而为不同个体注入不同的基因偏向，使得种群在初始化阶段即具备一定的“极端探索”能力。然而，在本文关注的施肥推荐系统中氮、磷、钾施肥量的直接建模中，二进制编码往往需要额外的编码与解码过程，这不仅增加了计算复杂度，而且在精度和边界控制上存在不足。为此，本研究将 </w:t>
            </w:r>
            <m:oMath>
              <m:r>
                <w:rPr>
                  <w:rFonts w:ascii="Cambria Math" w:hAnsi="Cambria Math" w:hint="eastAsia"/>
                  <w:color w:val="000000"/>
                  <w:szCs w:val="21"/>
                </w:rPr>
                <m:t>Beta</m:t>
              </m:r>
            </m:oMath>
            <w:r w:rsidRPr="000C4EC9">
              <w:rPr>
                <w:rFonts w:asciiTheme="minorEastAsia" w:hAnsiTheme="minorEastAsia" w:hint="eastAsia"/>
                <w:color w:val="000000"/>
                <w:szCs w:val="21"/>
              </w:rPr>
              <w:t xml:space="preserve"> 分布引入初始化过程，提出基于 </w:t>
            </w:r>
            <m:oMath>
              <m:r>
                <w:rPr>
                  <w:rFonts w:ascii="Cambria Math" w:hAnsi="Cambria Math" w:hint="eastAsia"/>
                  <w:color w:val="000000"/>
                  <w:szCs w:val="21"/>
                </w:rPr>
                <m:t>Beta</m:t>
              </m:r>
            </m:oMath>
            <w:r w:rsidRPr="000C4EC9">
              <w:rPr>
                <w:rFonts w:asciiTheme="minorEastAsia" w:hAnsiTheme="minorEastAsia" w:hint="eastAsia"/>
                <w:color w:val="000000"/>
                <w:szCs w:val="21"/>
              </w:rPr>
              <w:t xml:space="preserve"> 分布的连续型初始化方法。</w:t>
            </w:r>
            <m:oMath>
              <m:r>
                <w:rPr>
                  <w:rFonts w:ascii="Cambria Math" w:hAnsi="Cambria Math" w:hint="eastAsia"/>
                  <w:color w:val="000000"/>
                  <w:szCs w:val="21"/>
                </w:rPr>
                <m:t>Beta</m:t>
              </m:r>
            </m:oMath>
            <w:r w:rsidRPr="000C4EC9">
              <w:rPr>
                <w:rFonts w:asciiTheme="minorEastAsia" w:hAnsiTheme="minorEastAsia" w:hint="eastAsia"/>
                <w:color w:val="000000"/>
                <w:szCs w:val="21"/>
              </w:rPr>
              <w:t xml:space="preserve"> 分布天然定义在 </w:t>
            </w:r>
            <m:oMath>
              <m:r>
                <m:rPr>
                  <m:sty m:val="p"/>
                </m:rPr>
                <w:rPr>
                  <w:rFonts w:ascii="Cambria Math" w:hAnsi="Cambria Math" w:hint="eastAsia"/>
                  <w:color w:val="000000"/>
                  <w:szCs w:val="21"/>
                </w:rPr>
                <m:t xml:space="preserve">[0,1] </m:t>
              </m:r>
            </m:oMath>
            <w:r w:rsidRPr="000C4EC9">
              <w:rPr>
                <w:rFonts w:asciiTheme="minorEastAsia" w:hAnsiTheme="minorEastAsia" w:hint="eastAsia"/>
                <w:color w:val="000000"/>
                <w:szCs w:val="21"/>
              </w:rPr>
              <w:t xml:space="preserve">区间，且其形状可通过参数 </w:t>
            </w:r>
            <m:oMath>
              <m:r>
                <w:rPr>
                  <w:rFonts w:ascii="Cambria Math" w:hAnsi="Cambria Math" w:cs="Cambria Math"/>
                  <w:color w:val="000000"/>
                  <w:szCs w:val="21"/>
                </w:rPr>
                <m:t>α</m:t>
              </m:r>
            </m:oMath>
            <w:r w:rsidRPr="000C4EC9">
              <w:rPr>
                <w:rFonts w:asciiTheme="minorEastAsia" w:hAnsiTheme="minorEastAsia" w:hint="eastAsia"/>
                <w:color w:val="000000"/>
                <w:szCs w:val="21"/>
              </w:rPr>
              <w:t xml:space="preserve"> 与 </w:t>
            </w:r>
            <m:oMath>
              <m:r>
                <w:rPr>
                  <w:rFonts w:ascii="Cambria Math" w:hAnsi="Cambria Math" w:cs="Cambria Math"/>
                  <w:color w:val="000000"/>
                  <w:szCs w:val="21"/>
                </w:rPr>
                <m:t>β</m:t>
              </m:r>
            </m:oMath>
            <w:r w:rsidRPr="000C4EC9">
              <w:rPr>
                <w:rFonts w:asciiTheme="minorEastAsia" w:hAnsiTheme="minorEastAsia" w:hint="eastAsia"/>
                <w:color w:val="000000"/>
                <w:szCs w:val="21"/>
              </w:rPr>
              <w:t xml:space="preserve"> 灵活控制，因此能够直接生成具有“偏向性”的连续随机数。通过缩放映射到实际施肥量范围，可以避免二进制—连续映射的中间环节，更适合连续型多目标优化场景。</w:t>
            </w:r>
            <w:r w:rsidR="00493BB6">
              <w:rPr>
                <w:rFonts w:asciiTheme="minorEastAsia" w:hAnsiTheme="minorEastAsia" w:hint="eastAsia"/>
                <w:color w:val="000000"/>
                <w:szCs w:val="21"/>
              </w:rPr>
              <w:t>具体初始化如图2 所示。</w:t>
            </w:r>
          </w:p>
          <w:p w14:paraId="5A0F0D84" w14:textId="05E88E40" w:rsidR="00493BB6" w:rsidRDefault="00EF6801" w:rsidP="007B797A">
            <w:pPr>
              <w:spacing w:line="240" w:lineRule="auto"/>
              <w:ind w:firstLineChars="0" w:firstLine="0"/>
              <w:jc w:val="center"/>
              <w:rPr>
                <w:rFonts w:asciiTheme="minorEastAsia" w:hAnsiTheme="minorEastAsia" w:hint="eastAsia"/>
                <w:color w:val="000000"/>
                <w:szCs w:val="21"/>
              </w:rPr>
            </w:pPr>
            <w:r w:rsidRPr="00EF6801">
              <w:rPr>
                <w:rFonts w:asciiTheme="minorEastAsia" w:hAnsiTheme="minorEastAsia"/>
                <w:noProof/>
                <w:color w:val="000000"/>
                <w:szCs w:val="21"/>
              </w:rPr>
              <w:lastRenderedPageBreak/>
              <w:drawing>
                <wp:inline distT="0" distB="0" distL="0" distR="0" wp14:anchorId="45A5D4BD" wp14:editId="168583AB">
                  <wp:extent cx="2595023" cy="3129643"/>
                  <wp:effectExtent l="0" t="0" r="0" b="0"/>
                  <wp:docPr id="795792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92378" name=""/>
                          <pic:cNvPicPr/>
                        </pic:nvPicPr>
                        <pic:blipFill>
                          <a:blip r:embed="rId12"/>
                          <a:stretch>
                            <a:fillRect/>
                          </a:stretch>
                        </pic:blipFill>
                        <pic:spPr>
                          <a:xfrm>
                            <a:off x="0" y="0"/>
                            <a:ext cx="2608398" cy="3145774"/>
                          </a:xfrm>
                          <a:prstGeom prst="rect">
                            <a:avLst/>
                          </a:prstGeom>
                        </pic:spPr>
                      </pic:pic>
                    </a:graphicData>
                  </a:graphic>
                </wp:inline>
              </w:drawing>
            </w:r>
          </w:p>
          <w:p w14:paraId="7DE3FD4D" w14:textId="2E9B1792" w:rsidR="00A41439" w:rsidRPr="000C4EC9" w:rsidRDefault="00A41439" w:rsidP="00493BB6">
            <w:pPr>
              <w:ind w:firstLineChars="0" w:firstLine="0"/>
              <w:jc w:val="center"/>
              <w:rPr>
                <w:rFonts w:asciiTheme="minorEastAsia" w:hAnsiTheme="minorEastAsia" w:hint="eastAsia"/>
                <w:color w:val="000000"/>
                <w:szCs w:val="21"/>
              </w:rPr>
            </w:pPr>
            <w:r>
              <w:rPr>
                <w:rFonts w:asciiTheme="minorEastAsia" w:hAnsiTheme="minorEastAsia" w:hint="eastAsia"/>
                <w:color w:val="000000"/>
                <w:szCs w:val="21"/>
              </w:rPr>
              <w:t>图2.连续</w:t>
            </w:r>
            <w:r w:rsidR="00EF6801">
              <w:rPr>
                <w:rFonts w:asciiTheme="minorEastAsia" w:hAnsiTheme="minorEastAsia" w:hint="eastAsia"/>
                <w:color w:val="000000"/>
                <w:szCs w:val="21"/>
              </w:rPr>
              <w:t>型偏向随机初始化</w:t>
            </w:r>
          </w:p>
          <w:p w14:paraId="5705C5C1" w14:textId="2ED6578B" w:rsidR="00890A16" w:rsidRPr="000C4EC9" w:rsidRDefault="00890A16" w:rsidP="000C4EC9">
            <w:pPr>
              <w:ind w:firstLine="420"/>
              <w:rPr>
                <w:rFonts w:asciiTheme="minorEastAsia" w:hAnsiTheme="minorEastAsia" w:hint="eastAsia"/>
                <w:color w:val="000000"/>
                <w:szCs w:val="21"/>
              </w:rPr>
            </w:pPr>
            <w:r w:rsidRPr="000C4EC9">
              <w:rPr>
                <w:rFonts w:asciiTheme="minorEastAsia" w:hAnsiTheme="minorEastAsia" w:hint="eastAsia"/>
                <w:color w:val="000000"/>
                <w:szCs w:val="21"/>
              </w:rPr>
              <w:t>假设每个个体的染色体表示为：</w:t>
            </w:r>
          </w:p>
          <w:p w14:paraId="5ACECBE6" w14:textId="50397877" w:rsidR="009171FD" w:rsidRPr="009171FD" w:rsidRDefault="00000000" w:rsidP="002529AF">
            <w:pPr>
              <w:spacing w:line="240" w:lineRule="auto"/>
              <w:ind w:firstLineChars="0" w:firstLine="0"/>
              <w:rPr>
                <w:rFonts w:asciiTheme="minorEastAsia" w:hAnsiTheme="minorEastAsia" w:hint="eastAsia"/>
                <w:color w:val="000000"/>
                <w:szCs w:val="21"/>
              </w:rPr>
            </w:pPr>
            <m:oMathPara>
              <m:oMath>
                <m:eqArr>
                  <m:eqArrPr>
                    <m:maxDist m:val="1"/>
                    <m:ctrlPr>
                      <w:rPr>
                        <w:rFonts w:ascii="Cambria Math" w:hAnsi="Cambria Math"/>
                        <w:color w:val="000000"/>
                        <w:szCs w:val="21"/>
                      </w:rPr>
                    </m:ctrlPr>
                  </m:eqArrPr>
                  <m:e>
                    <m:r>
                      <w:rPr>
                        <w:rFonts w:ascii="Cambria Math" w:hAnsi="Cambria Math" w:cs="Cambria Math"/>
                        <w:color w:val="000000"/>
                        <w:szCs w:val="21"/>
                      </w:rPr>
                      <m:t>X</m:t>
                    </m:r>
                    <m:r>
                      <m:rPr>
                        <m:sty m:val="p"/>
                      </m:rPr>
                      <w:rPr>
                        <w:rFonts w:ascii="Cambria Math" w:hAnsi="Cambria Math"/>
                        <w:color w:val="000000"/>
                        <w:szCs w:val="21"/>
                      </w:rPr>
                      <m:t>=</m:t>
                    </m:r>
                    <m:d>
                      <m:dPr>
                        <m:begChr m:val="["/>
                        <m:endChr m:val="]"/>
                        <m:ctrlPr>
                          <w:rPr>
                            <w:rFonts w:ascii="Cambria Math" w:hAnsi="Cambria Math"/>
                            <w:color w:val="000000"/>
                            <w:szCs w:val="21"/>
                          </w:rPr>
                        </m:ctrlPr>
                      </m:dPr>
                      <m:e>
                        <m:sSub>
                          <m:sSubPr>
                            <m:ctrlPr>
                              <w:rPr>
                                <w:rFonts w:ascii="Cambria Math" w:hAnsi="Cambria Math" w:cs="Cambria Math"/>
                                <w:color w:val="000000"/>
                                <w:szCs w:val="21"/>
                              </w:rPr>
                            </m:ctrlPr>
                          </m:sSubPr>
                          <m:e>
                            <m:r>
                              <w:rPr>
                                <w:rFonts w:ascii="Cambria Math" w:hAnsi="Cambria Math" w:cs="Cambria Math"/>
                                <w:color w:val="000000"/>
                                <w:szCs w:val="21"/>
                              </w:rPr>
                              <m:t>N</m:t>
                            </m:r>
                          </m:e>
                          <m:sub>
                            <m:r>
                              <m:rPr>
                                <m:sty m:val="p"/>
                              </m:rPr>
                              <w:rPr>
                                <w:rFonts w:ascii="Cambria Math" w:hAnsi="Cambria Math" w:cs="Cambria Math"/>
                                <w:color w:val="000000"/>
                                <w:szCs w:val="21"/>
                              </w:rPr>
                              <m:t>1</m:t>
                            </m:r>
                          </m:sub>
                        </m:sSub>
                        <m:r>
                          <m:rPr>
                            <m:sty m:val="p"/>
                          </m:rPr>
                          <w:rPr>
                            <w:rFonts w:ascii="Cambria Math" w:hAnsi="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P</m:t>
                            </m:r>
                          </m:e>
                          <m:sub>
                            <m:r>
                              <m:rPr>
                                <m:sty m:val="p"/>
                              </m:rPr>
                              <w:rPr>
                                <w:rFonts w:ascii="Cambria Math" w:hAnsi="Cambria Math" w:cs="Cambria Math"/>
                                <w:color w:val="000000"/>
                                <w:szCs w:val="21"/>
                              </w:rPr>
                              <m:t>1</m:t>
                            </m:r>
                          </m:sub>
                        </m:sSub>
                        <m:r>
                          <m:rPr>
                            <m:sty m:val="p"/>
                          </m:rPr>
                          <w:rPr>
                            <w:rFonts w:ascii="Cambria Math" w:hAnsi="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K</m:t>
                            </m:r>
                          </m:e>
                          <m:sub>
                            <m:r>
                              <m:rPr>
                                <m:sty m:val="p"/>
                              </m:rPr>
                              <w:rPr>
                                <w:rFonts w:ascii="Cambria Math" w:hAnsi="Cambria Math" w:cs="Cambria Math"/>
                                <w:color w:val="000000"/>
                                <w:szCs w:val="21"/>
                              </w:rPr>
                              <m:t>1</m:t>
                            </m:r>
                          </m:sub>
                        </m:sSub>
                        <m:r>
                          <m:rPr>
                            <m:sty m:val="p"/>
                          </m:rPr>
                          <w:rPr>
                            <w:rFonts w:ascii="Cambria Math" w:hAnsi="Cambria Math"/>
                            <w:color w:val="000000"/>
                            <w:szCs w:val="21"/>
                          </w:rPr>
                          <m:t>,</m:t>
                        </m:r>
                        <m:r>
                          <m:rPr>
                            <m:sty m:val="p"/>
                          </m:rPr>
                          <w:rPr>
                            <w:rFonts w:ascii="Cambria Math" w:hAnsi="Cambria Math" w:hint="eastAsia"/>
                            <w:color w:val="000000"/>
                            <w:szCs w:val="21"/>
                          </w:rPr>
                          <m:t>…</m:t>
                        </m:r>
                        <m:r>
                          <m:rPr>
                            <m:sty m:val="p"/>
                          </m:rPr>
                          <w:rPr>
                            <w:rFonts w:ascii="Cambria Math" w:hAnsi="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N</m:t>
                            </m:r>
                          </m:e>
                          <m:sub>
                            <m:r>
                              <w:rPr>
                                <w:rFonts w:ascii="Cambria Math" w:hAnsi="Cambria Math" w:cs="Cambria Math"/>
                                <w:color w:val="000000"/>
                                <w:szCs w:val="21"/>
                              </w:rPr>
                              <m:t>s</m:t>
                            </m:r>
                          </m:sub>
                        </m:sSub>
                        <m:r>
                          <m:rPr>
                            <m:sty m:val="p"/>
                          </m:rPr>
                          <w:rPr>
                            <w:rFonts w:ascii="Cambria Math" w:hAnsi="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P</m:t>
                            </m:r>
                          </m:e>
                          <m:sub>
                            <m:r>
                              <w:rPr>
                                <w:rFonts w:ascii="Cambria Math" w:hAnsi="Cambria Math" w:cs="Cambria Math"/>
                                <w:color w:val="000000"/>
                                <w:szCs w:val="21"/>
                              </w:rPr>
                              <m:t>s</m:t>
                            </m:r>
                          </m:sub>
                        </m:sSub>
                        <m:r>
                          <m:rPr>
                            <m:sty m:val="p"/>
                          </m:rPr>
                          <w:rPr>
                            <w:rFonts w:ascii="Cambria Math" w:hAnsi="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K</m:t>
                            </m:r>
                          </m:e>
                          <m:sub>
                            <m:r>
                              <w:rPr>
                                <w:rFonts w:ascii="Cambria Math" w:hAnsi="Cambria Math" w:cs="Cambria Math"/>
                                <w:color w:val="000000"/>
                                <w:szCs w:val="21"/>
                              </w:rPr>
                              <m:t>s</m:t>
                            </m:r>
                          </m:sub>
                        </m:sSub>
                      </m:e>
                    </m:d>
                    <m:r>
                      <w:rPr>
                        <w:rFonts w:ascii="Cambria Math" w:hAnsi="Cambria Math" w:cs="Cambria Math"/>
                        <w:color w:val="000000"/>
                        <w:szCs w:val="21"/>
                      </w:rPr>
                      <m:t>#</m:t>
                    </m:r>
                    <m:d>
                      <m:dPr>
                        <m:ctrlPr>
                          <w:rPr>
                            <w:rFonts w:ascii="Cambria Math" w:hAnsi="Cambria Math"/>
                            <w:color w:val="000000"/>
                            <w:szCs w:val="21"/>
                          </w:rPr>
                        </m:ctrlPr>
                      </m:dPr>
                      <m:e>
                        <m:r>
                          <m:rPr>
                            <m:sty m:val="p"/>
                          </m:rPr>
                          <w:rPr>
                            <w:rFonts w:ascii="Cambria Math" w:hAnsi="Cambria Math"/>
                            <w:color w:val="000000"/>
                            <w:szCs w:val="21"/>
                          </w:rPr>
                          <m:t>1</m:t>
                        </m:r>
                      </m:e>
                    </m:d>
                    <m:ctrlPr>
                      <w:rPr>
                        <w:rFonts w:ascii="Cambria Math" w:hAnsi="Cambria Math" w:cs="Cambria Math"/>
                        <w:i/>
                        <w:color w:val="000000"/>
                        <w:szCs w:val="21"/>
                      </w:rPr>
                    </m:ctrlPr>
                  </m:e>
                </m:eqArr>
              </m:oMath>
            </m:oMathPara>
          </w:p>
          <w:p w14:paraId="13C0B46C" w14:textId="11C4F53C" w:rsidR="00890A16" w:rsidRPr="000C4EC9" w:rsidRDefault="00890A16" w:rsidP="000C4EC9">
            <w:pPr>
              <w:ind w:firstLine="420"/>
              <w:rPr>
                <w:rFonts w:asciiTheme="minorEastAsia" w:hAnsiTheme="minorEastAsia" w:hint="eastAsia"/>
                <w:color w:val="000000"/>
                <w:szCs w:val="21"/>
              </w:rPr>
            </w:pPr>
            <w:r w:rsidRPr="000C4EC9">
              <w:rPr>
                <w:rFonts w:asciiTheme="minorEastAsia" w:hAnsiTheme="minorEastAsia" w:hint="eastAsia"/>
                <w:color w:val="000000"/>
                <w:szCs w:val="21"/>
              </w:rPr>
              <w:t>其中，</w:t>
            </w:r>
            <m:oMath>
              <m:r>
                <w:rPr>
                  <w:rFonts w:ascii="Cambria Math" w:hAnsi="Cambria Math" w:hint="eastAsia"/>
                  <w:color w:val="000000"/>
                  <w:szCs w:val="21"/>
                </w:rPr>
                <m:t>S</m:t>
              </m:r>
            </m:oMath>
            <w:r w:rsidRPr="000C4EC9">
              <w:rPr>
                <w:rFonts w:asciiTheme="minorEastAsia" w:hAnsiTheme="minorEastAsia" w:hint="eastAsia"/>
                <w:color w:val="000000"/>
                <w:szCs w:val="21"/>
              </w:rPr>
              <w:t xml:space="preserve"> 表示施肥阶段数，每个变量</w:t>
            </w:r>
            <w:r w:rsidR="007B2685" w:rsidRPr="000C4EC9">
              <w:rPr>
                <w:rFonts w:asciiTheme="minorEastAsia" w:hAnsiTheme="minorEastAsia" w:hint="eastAsia"/>
                <w:color w:val="000000"/>
                <w:szCs w:val="21"/>
              </w:rPr>
              <w:t xml:space="preserve"> </w:t>
            </w:r>
            <m:oMath>
              <m:sSub>
                <m:sSubPr>
                  <m:ctrlPr>
                    <w:rPr>
                      <w:rFonts w:ascii="Cambria Math" w:hAnsi="Cambria Math" w:cs="Cambria Math"/>
                      <w:color w:val="000000"/>
                      <w:szCs w:val="21"/>
                    </w:rPr>
                  </m:ctrlPr>
                </m:sSubPr>
                <m:e>
                  <m:r>
                    <w:rPr>
                      <w:rFonts w:ascii="Cambria Math" w:hAnsi="Cambria Math" w:cs="Cambria Math"/>
                      <w:color w:val="000000"/>
                      <w:szCs w:val="21"/>
                    </w:rPr>
                    <m:t>x</m:t>
                  </m:r>
                </m:e>
                <m:sub>
                  <m:r>
                    <w:rPr>
                      <w:rFonts w:ascii="Cambria Math" w:hAnsi="Cambria Math" w:cs="Cambria Math"/>
                      <w:color w:val="000000"/>
                      <w:szCs w:val="21"/>
                    </w:rPr>
                    <m:t>j</m:t>
                  </m:r>
                </m:sub>
              </m:sSub>
            </m:oMath>
            <w:r w:rsidR="007B2685" w:rsidRPr="000C4EC9">
              <w:rPr>
                <w:rFonts w:asciiTheme="minorEastAsia" w:hAnsiTheme="minorEastAsia" w:hint="eastAsia"/>
                <w:color w:val="000000"/>
                <w:szCs w:val="21"/>
              </w:rPr>
              <w:t xml:space="preserve"> </w:t>
            </w:r>
            <w:r w:rsidRPr="000C4EC9">
              <w:rPr>
                <w:rFonts w:asciiTheme="minorEastAsia" w:hAnsiTheme="minorEastAsia" w:hint="eastAsia"/>
                <w:color w:val="000000"/>
                <w:szCs w:val="21"/>
              </w:rPr>
              <w:t>都有定义域：</w:t>
            </w:r>
          </w:p>
          <w:p w14:paraId="787D758A" w14:textId="09AC74A2" w:rsidR="00890A16" w:rsidRPr="009171FD" w:rsidRDefault="00000000" w:rsidP="002529AF">
            <w:pPr>
              <w:spacing w:line="240" w:lineRule="auto"/>
              <w:ind w:firstLineChars="0" w:firstLine="0"/>
              <w:jc w:val="center"/>
              <w:rPr>
                <w:rFonts w:asciiTheme="minorEastAsia" w:hAnsiTheme="minorEastAsia" w:hint="eastAsia"/>
                <w:color w:val="000000"/>
                <w:szCs w:val="21"/>
              </w:rPr>
            </w:pPr>
            <m:oMath>
              <m:eqArr>
                <m:eqArrPr>
                  <m:maxDist m:val="1"/>
                  <m:ctrlPr>
                    <w:rPr>
                      <w:rFonts w:ascii="Cambria Math" w:hAnsi="Cambria Math" w:cs="Times New Roman"/>
                      <w:i/>
                      <w:color w:val="000000"/>
                      <w:szCs w:val="21"/>
                    </w:rPr>
                  </m:ctrlPr>
                </m:eqArrPr>
                <m:e>
                  <m:sSub>
                    <m:sSubPr>
                      <m:ctrlPr>
                        <w:rPr>
                          <w:rFonts w:ascii="Cambria Math" w:hAnsi="Cambria Math" w:cs="Cambria Math"/>
                          <w:color w:val="000000"/>
                          <w:szCs w:val="21"/>
                        </w:rPr>
                      </m:ctrlPr>
                    </m:sSubPr>
                    <m:e>
                      <m:r>
                        <w:rPr>
                          <w:rFonts w:ascii="Cambria Math" w:hAnsi="Cambria Math" w:cs="Cambria Math"/>
                          <w:color w:val="000000"/>
                          <w:szCs w:val="21"/>
                        </w:rPr>
                        <m:t>min</m:t>
                      </m:r>
                    </m:e>
                    <m:sub>
                      <m:r>
                        <w:rPr>
                          <w:rFonts w:ascii="Cambria Math" w:hAnsi="Cambria Math" w:cs="Cambria Math"/>
                          <w:color w:val="000000"/>
                          <w:szCs w:val="21"/>
                        </w:rPr>
                        <m:t>j</m:t>
                      </m:r>
                    </m:sub>
                  </m:sSub>
                  <m:r>
                    <m:rPr>
                      <m:sty m:val="p"/>
                    </m:rPr>
                    <w:rPr>
                      <w:rFonts w:ascii="Cambria Math" w:hAnsi="Cambria Math" w:hint="eastAsia"/>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x</m:t>
                      </m:r>
                    </m:e>
                    <m:sub>
                      <m:r>
                        <w:rPr>
                          <w:rFonts w:ascii="Cambria Math" w:hAnsi="Cambria Math" w:cs="Cambria Math"/>
                          <w:color w:val="000000"/>
                          <w:szCs w:val="21"/>
                        </w:rPr>
                        <m:t>j</m:t>
                      </m:r>
                    </m:sub>
                  </m:sSub>
                  <m:r>
                    <m:rPr>
                      <m:sty m:val="p"/>
                    </m:rPr>
                    <w:rPr>
                      <w:rFonts w:ascii="Cambria Math" w:hAnsi="Cambria Math" w:hint="eastAsia"/>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max</m:t>
                      </m:r>
                    </m:e>
                    <m:sub>
                      <m:r>
                        <w:rPr>
                          <w:rFonts w:ascii="Cambria Math" w:hAnsi="Cambria Math" w:cs="Cambria Math"/>
                          <w:color w:val="000000"/>
                          <w:szCs w:val="21"/>
                        </w:rPr>
                        <m:t>j</m:t>
                      </m:r>
                    </m:sub>
                  </m:sSub>
                  <m:r>
                    <w:rPr>
                      <w:rFonts w:ascii="Cambria Math" w:hAnsi="Cambria Math" w:cs="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2</m:t>
                      </m:r>
                    </m:e>
                  </m:d>
                  <m:ctrlPr>
                    <w:rPr>
                      <w:rFonts w:ascii="Cambria Math" w:hAnsi="Cambria Math" w:cs="Cambria Math"/>
                      <w:i/>
                      <w:color w:val="000000"/>
                      <w:szCs w:val="21"/>
                    </w:rPr>
                  </m:ctrlPr>
                </m:e>
              </m:eqArr>
            </m:oMath>
            <w:r w:rsidR="00890A16" w:rsidRPr="000C4EC9">
              <w:rPr>
                <w:rFonts w:cs="Times New Roman"/>
                <w:color w:val="000000"/>
                <w:szCs w:val="21"/>
              </w:rPr>
              <w:t>​</w:t>
            </w:r>
            <w:bookmarkStart w:id="42" w:name="OLE_LINK58"/>
          </w:p>
          <w:p w14:paraId="6EF44157" w14:textId="1F565973" w:rsidR="00890A16" w:rsidRPr="000C4EC9" w:rsidRDefault="00890A16" w:rsidP="000C4EC9">
            <w:pPr>
              <w:ind w:firstLineChars="0" w:firstLine="0"/>
              <w:rPr>
                <w:rFonts w:asciiTheme="minorEastAsia" w:hAnsiTheme="minorEastAsia" w:hint="eastAsia"/>
                <w:color w:val="000000"/>
                <w:szCs w:val="21"/>
              </w:rPr>
            </w:pPr>
            <w:r w:rsidRPr="000C4EC9">
              <w:rPr>
                <w:rFonts w:asciiTheme="minorEastAsia" w:hAnsiTheme="minorEastAsia" w:hint="eastAsia"/>
                <w:color w:val="000000"/>
                <w:szCs w:val="21"/>
              </w:rPr>
              <w:t xml:space="preserve">    设种群规模为 </w:t>
            </w:r>
            <m:oMath>
              <m:r>
                <w:rPr>
                  <w:rFonts w:ascii="Cambria Math" w:hAnsi="Cambria Math" w:cs="Cambria Math"/>
                  <w:color w:val="000000"/>
                  <w:szCs w:val="21"/>
                </w:rPr>
                <m:t>N</m:t>
              </m:r>
            </m:oMath>
            <w:r w:rsidRPr="000C4EC9">
              <w:rPr>
                <w:rFonts w:asciiTheme="minorEastAsia" w:hAnsiTheme="minorEastAsia" w:hint="eastAsia"/>
                <w:color w:val="000000"/>
                <w:szCs w:val="21"/>
              </w:rPr>
              <w:t xml:space="preserve">，第 </w:t>
            </w:r>
            <m:oMath>
              <m:r>
                <w:rPr>
                  <w:rFonts w:ascii="Cambria Math" w:hAnsi="Cambria Math" w:cs="Cambria Math"/>
                  <w:color w:val="000000"/>
                  <w:szCs w:val="21"/>
                </w:rPr>
                <m:t>i</m:t>
              </m:r>
              <m:r>
                <m:rPr>
                  <m:sty m:val="p"/>
                </m:rPr>
                <w:rPr>
                  <w:rFonts w:ascii="Cambria Math" w:hAnsi="Cambria Math" w:hint="eastAsia"/>
                  <w:color w:val="000000"/>
                  <w:szCs w:val="21"/>
                </w:rPr>
                <m:t xml:space="preserve"> </m:t>
              </m:r>
            </m:oMath>
            <w:r w:rsidR="007B2685" w:rsidRPr="000C4EC9">
              <w:rPr>
                <w:rFonts w:asciiTheme="minorEastAsia" w:hAnsiTheme="minorEastAsia" w:hint="eastAsia"/>
                <w:color w:val="000000"/>
                <w:szCs w:val="21"/>
              </w:rPr>
              <w:t xml:space="preserve"> </w:t>
            </w:r>
            <w:r w:rsidRPr="000C4EC9">
              <w:rPr>
                <w:rFonts w:asciiTheme="minorEastAsia" w:hAnsiTheme="minorEastAsia" w:hint="eastAsia"/>
                <w:color w:val="000000"/>
                <w:szCs w:val="21"/>
              </w:rPr>
              <w:t>个体对应缩放因子为：</w:t>
            </w:r>
          </w:p>
          <w:p w14:paraId="7CEA9973" w14:textId="4FF68A0F" w:rsidR="009171FD" w:rsidRPr="009171FD" w:rsidRDefault="00000000" w:rsidP="002529AF">
            <w:pPr>
              <w:spacing w:line="240" w:lineRule="auto"/>
              <w:ind w:firstLineChars="0" w:firstLine="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b>
                      <m:sSubPr>
                        <m:ctrlPr>
                          <w:rPr>
                            <w:rFonts w:ascii="Cambria Math" w:hAnsi="Cambria Math" w:cs="Cambria Math"/>
                            <w:color w:val="000000"/>
                            <w:szCs w:val="21"/>
                          </w:rPr>
                        </m:ctrlPr>
                      </m:sSubPr>
                      <m:e>
                        <m:r>
                          <w:rPr>
                            <w:rFonts w:ascii="Cambria Math" w:hAnsi="Cambria Math" w:cs="Cambria Math"/>
                            <w:color w:val="000000"/>
                            <w:szCs w:val="21"/>
                          </w:rPr>
                          <m:t>s</m:t>
                        </m:r>
                      </m:e>
                      <m:sub>
                        <m:r>
                          <w:rPr>
                            <w:rFonts w:ascii="Cambria Math" w:hAnsi="Cambria Math" w:cs="Cambria Math" w:hint="eastAsia"/>
                            <w:color w:val="000000"/>
                            <w:szCs w:val="21"/>
                          </w:rPr>
                          <m:t>i</m:t>
                        </m:r>
                      </m:sub>
                    </m:sSub>
                    <m:r>
                      <m:rPr>
                        <m:sty m:val="p"/>
                      </m:rPr>
                      <w:rPr>
                        <w:rFonts w:ascii="Cambria Math" w:hAnsi="Cambria Math"/>
                        <w:color w:val="000000"/>
                        <w:szCs w:val="21"/>
                      </w:rPr>
                      <m:t>=</m:t>
                    </m:r>
                    <m:f>
                      <m:fPr>
                        <m:ctrlPr>
                          <w:rPr>
                            <w:rFonts w:ascii="Cambria Math" w:hAnsi="Cambria Math"/>
                            <w:color w:val="000000"/>
                            <w:szCs w:val="21"/>
                          </w:rPr>
                        </m:ctrlPr>
                      </m:fPr>
                      <m:num>
                        <m:r>
                          <w:rPr>
                            <w:rFonts w:ascii="Cambria Math" w:hAnsi="Cambria Math" w:cs="Cambria Math"/>
                            <w:color w:val="000000"/>
                            <w:szCs w:val="21"/>
                          </w:rPr>
                          <m:t>i</m:t>
                        </m:r>
                        <m:r>
                          <m:rPr>
                            <m:sty m:val="p"/>
                          </m:rPr>
                          <w:rPr>
                            <w:rFonts w:ascii="Cambria Math" w:hAnsi="Cambria Math"/>
                            <w:color w:val="000000"/>
                            <w:szCs w:val="21"/>
                          </w:rPr>
                          <m:t>-0.5</m:t>
                        </m:r>
                      </m:num>
                      <m:den>
                        <m:r>
                          <w:rPr>
                            <w:rFonts w:ascii="Cambria Math" w:hAnsi="Cambria Math" w:cs="Cambria Math"/>
                            <w:color w:val="000000"/>
                            <w:szCs w:val="21"/>
                          </w:rPr>
                          <m:t>N</m:t>
                        </m:r>
                      </m:den>
                    </m:f>
                    <m:r>
                      <m:rPr>
                        <m:sty m:val="p"/>
                      </m:rPr>
                      <w:rPr>
                        <w:rFonts w:ascii="Cambria Math" w:hAnsi="Cambria Math"/>
                        <w:color w:val="000000"/>
                        <w:szCs w:val="21"/>
                      </w:rPr>
                      <m:t>,</m:t>
                    </m:r>
                    <m:r>
                      <w:rPr>
                        <w:rFonts w:ascii="Cambria Math" w:hAnsi="Cambria Math" w:cs="Cambria Math"/>
                        <w:color w:val="000000"/>
                        <w:szCs w:val="21"/>
                      </w:rPr>
                      <m:t>i</m:t>
                    </m:r>
                    <m:r>
                      <m:rPr>
                        <m:sty m:val="p"/>
                      </m:rPr>
                      <w:rPr>
                        <w:rFonts w:ascii="Cambria Math" w:hAnsi="Cambria Math"/>
                        <w:color w:val="000000"/>
                        <w:szCs w:val="21"/>
                      </w:rPr>
                      <m:t>=1,2,</m:t>
                    </m:r>
                    <m:r>
                      <m:rPr>
                        <m:sty m:val="p"/>
                      </m:rPr>
                      <w:rPr>
                        <w:rFonts w:ascii="Cambria Math" w:hAnsi="Cambria Math" w:hint="eastAsia"/>
                        <w:color w:val="000000"/>
                        <w:szCs w:val="21"/>
                      </w:rPr>
                      <m:t>…</m:t>
                    </m:r>
                    <m:r>
                      <m:rPr>
                        <m:sty m:val="p"/>
                      </m:rPr>
                      <w:rPr>
                        <w:rFonts w:ascii="Cambria Math" w:hAnsi="Cambria Math"/>
                        <w:color w:val="000000"/>
                        <w:szCs w:val="21"/>
                      </w:rPr>
                      <m:t>,</m:t>
                    </m:r>
                    <m:r>
                      <w:rPr>
                        <w:rFonts w:ascii="Cambria Math" w:hAnsi="Cambria Math" w:cs="Cambria Math"/>
                        <w:color w:val="000000"/>
                        <w:szCs w:val="21"/>
                      </w:rPr>
                      <m:t>N#</m:t>
                    </m:r>
                    <m:d>
                      <m:dPr>
                        <m:ctrlPr>
                          <w:rPr>
                            <w:rFonts w:ascii="Cambria Math" w:hAnsi="Cambria Math" w:cs="Times New Roman"/>
                            <w:i/>
                            <w:color w:val="000000"/>
                            <w:szCs w:val="21"/>
                          </w:rPr>
                        </m:ctrlPr>
                      </m:dPr>
                      <m:e>
                        <m:r>
                          <w:rPr>
                            <w:rFonts w:ascii="Cambria Math" w:hAnsi="Cambria Math" w:cs="Times New Roman"/>
                            <w:color w:val="000000"/>
                            <w:szCs w:val="21"/>
                          </w:rPr>
                          <m:t>3</m:t>
                        </m:r>
                      </m:e>
                    </m:d>
                    <m:ctrlPr>
                      <w:rPr>
                        <w:rFonts w:ascii="Cambria Math" w:hAnsi="Cambria Math" w:cs="Cambria Math"/>
                        <w:i/>
                        <w:color w:val="000000"/>
                        <w:szCs w:val="21"/>
                      </w:rPr>
                    </m:ctrlPr>
                  </m:e>
                </m:eqArr>
              </m:oMath>
            </m:oMathPara>
          </w:p>
          <w:p w14:paraId="42A18C26" w14:textId="32E13623" w:rsidR="00890A16" w:rsidRPr="000C4EC9" w:rsidRDefault="00890A16" w:rsidP="000C4EC9">
            <w:pPr>
              <w:ind w:firstLine="420"/>
              <w:rPr>
                <w:rFonts w:asciiTheme="minorEastAsia" w:hAnsiTheme="minorEastAsia" w:hint="eastAsia"/>
                <w:color w:val="000000"/>
                <w:szCs w:val="21"/>
              </w:rPr>
            </w:pPr>
            <w:r w:rsidRPr="000C4EC9">
              <w:rPr>
                <w:rFonts w:asciiTheme="minorEastAsia" w:hAnsiTheme="minorEastAsia" w:hint="eastAsia"/>
                <w:color w:val="000000"/>
                <w:szCs w:val="21"/>
              </w:rPr>
              <w:t>其中</w:t>
            </w:r>
            <w:r w:rsidR="009C7B3B" w:rsidRPr="000C4EC9">
              <w:rPr>
                <w:rFonts w:asciiTheme="minorEastAsia" w:hAnsiTheme="minorEastAsia" w:hint="eastAsia"/>
                <w:color w:val="000000"/>
                <w:szCs w:val="21"/>
              </w:rPr>
              <w:t xml:space="preserve"> </w:t>
            </w:r>
            <m:oMath>
              <m:sSub>
                <m:sSubPr>
                  <m:ctrlPr>
                    <w:rPr>
                      <w:rFonts w:ascii="Cambria Math" w:hAnsi="Cambria Math" w:cs="Cambria Math"/>
                      <w:color w:val="000000"/>
                      <w:szCs w:val="21"/>
                    </w:rPr>
                  </m:ctrlPr>
                </m:sSubPr>
                <m:e>
                  <m:r>
                    <w:rPr>
                      <w:rFonts w:ascii="Cambria Math" w:hAnsi="Cambria Math" w:cs="Cambria Math"/>
                      <w:color w:val="000000"/>
                      <w:szCs w:val="21"/>
                    </w:rPr>
                    <m:t>s</m:t>
                  </m:r>
                </m:e>
                <m:sub>
                  <m:r>
                    <w:rPr>
                      <w:rFonts w:ascii="Cambria Math" w:hAnsi="Cambria Math" w:cs="Cambria Math" w:hint="eastAsia"/>
                      <w:color w:val="000000"/>
                      <w:szCs w:val="21"/>
                    </w:rPr>
                    <m:t>i</m:t>
                  </m:r>
                </m:sub>
              </m:sSub>
              <m:r>
                <m:rPr>
                  <m:sty m:val="p"/>
                </m:rPr>
                <w:rPr>
                  <w:rFonts w:ascii="Cambria Math" w:hAnsi="Cambria Math" w:hint="eastAsia"/>
                  <w:color w:val="000000"/>
                  <w:szCs w:val="21"/>
                </w:rPr>
                <m:t>→</m:t>
              </m:r>
              <m:r>
                <m:rPr>
                  <m:sty m:val="p"/>
                </m:rPr>
                <w:rPr>
                  <w:rFonts w:ascii="Cambria Math" w:hAnsi="Cambria Math"/>
                  <w:color w:val="000000"/>
                  <w:szCs w:val="21"/>
                </w:rPr>
                <m:t>0</m:t>
              </m:r>
            </m:oMath>
            <w:r w:rsidRPr="000C4EC9">
              <w:rPr>
                <w:rFonts w:asciiTheme="minorEastAsia" w:hAnsiTheme="minorEastAsia" w:hint="eastAsia"/>
                <w:color w:val="000000"/>
                <w:szCs w:val="21"/>
              </w:rPr>
              <w:t xml:space="preserve"> 表示该个体倾向于生成低值；</w:t>
            </w:r>
            <m:oMath>
              <m:sSub>
                <m:sSubPr>
                  <m:ctrlPr>
                    <w:rPr>
                      <w:rFonts w:ascii="Cambria Math" w:hAnsi="Cambria Math" w:cs="Cambria Math"/>
                      <w:color w:val="000000"/>
                      <w:szCs w:val="21"/>
                    </w:rPr>
                  </m:ctrlPr>
                </m:sSubPr>
                <m:e>
                  <m:r>
                    <w:rPr>
                      <w:rFonts w:ascii="Cambria Math" w:hAnsi="Cambria Math" w:cs="Cambria Math"/>
                      <w:color w:val="000000"/>
                      <w:szCs w:val="21"/>
                    </w:rPr>
                    <m:t>s</m:t>
                  </m:r>
                </m:e>
                <m:sub>
                  <m:r>
                    <w:rPr>
                      <w:rFonts w:ascii="Cambria Math" w:hAnsi="Cambria Math" w:cs="Cambria Math" w:hint="eastAsia"/>
                      <w:color w:val="000000"/>
                      <w:szCs w:val="21"/>
                    </w:rPr>
                    <m:t>i</m:t>
                  </m:r>
                </m:sub>
              </m:sSub>
              <m:r>
                <m:rPr>
                  <m:sty m:val="p"/>
                </m:rPr>
                <w:rPr>
                  <w:rFonts w:ascii="Cambria Math" w:hAnsi="Cambria Math" w:hint="eastAsia"/>
                  <w:color w:val="000000"/>
                  <w:szCs w:val="21"/>
                </w:rPr>
                <m:t>→</m:t>
              </m:r>
              <m:r>
                <m:rPr>
                  <m:sty m:val="p"/>
                </m:rPr>
                <w:rPr>
                  <w:rFonts w:ascii="Cambria Math" w:hAnsi="Cambria Math"/>
                  <w:color w:val="000000"/>
                  <w:szCs w:val="21"/>
                </w:rPr>
                <m:t>1</m:t>
              </m:r>
            </m:oMath>
            <w:r w:rsidRPr="000C4EC9">
              <w:rPr>
                <w:rFonts w:asciiTheme="minorEastAsia" w:hAnsiTheme="minorEastAsia" w:hint="eastAsia"/>
                <w:color w:val="000000"/>
                <w:szCs w:val="21"/>
              </w:rPr>
              <w:t xml:space="preserve"> 表示该个体倾向于生成高值。这种线性缩放保证了种群从低施肥倾向到高施肥倾向的平滑覆盖。</w:t>
            </w:r>
          </w:p>
          <w:p w14:paraId="5F1456E8" w14:textId="354543AC" w:rsidR="00996552" w:rsidRPr="000C4EC9" w:rsidRDefault="00890A16" w:rsidP="000C4EC9">
            <w:pPr>
              <w:ind w:firstLineChars="0" w:firstLine="0"/>
              <w:rPr>
                <w:rFonts w:asciiTheme="minorEastAsia" w:hAnsiTheme="minorEastAsia" w:hint="eastAsia"/>
                <w:color w:val="000000"/>
                <w:szCs w:val="21"/>
              </w:rPr>
            </w:pPr>
            <w:r w:rsidRPr="000C4EC9">
              <w:rPr>
                <w:rFonts w:asciiTheme="minorEastAsia" w:hAnsiTheme="minorEastAsia" w:hint="eastAsia"/>
                <w:color w:val="000000"/>
                <w:szCs w:val="21"/>
              </w:rPr>
              <w:t xml:space="preserve">    </w:t>
            </w:r>
            <w:r w:rsidR="00996552" w:rsidRPr="000C4EC9">
              <w:rPr>
                <w:rFonts w:asciiTheme="minorEastAsia" w:hAnsiTheme="minorEastAsia" w:hint="eastAsia"/>
                <w:color w:val="000000"/>
                <w:szCs w:val="21"/>
              </w:rPr>
              <w:t xml:space="preserve">为控制偏向程度，引入参数 </w:t>
            </w:r>
            <m:oMath>
              <m:r>
                <w:rPr>
                  <w:rFonts w:ascii="Cambria Math" w:hAnsi="Cambria Math" w:cs="Cambria Math"/>
                  <w:color w:val="000000"/>
                  <w:szCs w:val="21"/>
                </w:rPr>
                <m:t>K</m:t>
              </m:r>
            </m:oMath>
            <w:r w:rsidR="00996552" w:rsidRPr="000C4EC9">
              <w:rPr>
                <w:rFonts w:asciiTheme="minorEastAsia" w:hAnsiTheme="minorEastAsia" w:hint="eastAsia"/>
                <w:color w:val="000000"/>
                <w:szCs w:val="21"/>
              </w:rPr>
              <w:t>（偏向强度系数），则：</w:t>
            </w:r>
          </w:p>
          <w:p w14:paraId="015DF54B" w14:textId="5837A1D5" w:rsidR="009171FD" w:rsidRPr="009171FD" w:rsidRDefault="00000000" w:rsidP="002529AF">
            <w:pPr>
              <w:spacing w:line="240" w:lineRule="auto"/>
              <w:ind w:firstLineChars="0" w:firstLine="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r>
                      <w:rPr>
                        <w:rFonts w:ascii="Cambria Math" w:hAnsi="Cambria Math" w:cs="Cambria Math"/>
                        <w:color w:val="000000"/>
                        <w:szCs w:val="21"/>
                      </w:rPr>
                      <m:t>α</m:t>
                    </m:r>
                    <m:r>
                      <m:rPr>
                        <m:sty m:val="p"/>
                      </m:rPr>
                      <w:rPr>
                        <w:rFonts w:ascii="Cambria Math" w:hAnsi="Cambria Math"/>
                        <w:color w:val="000000"/>
                        <w:szCs w:val="21"/>
                      </w:rPr>
                      <m:t>=1+</m:t>
                    </m:r>
                    <m:r>
                      <w:rPr>
                        <w:rFonts w:ascii="Cambria Math" w:hAnsi="Cambria Math" w:cs="Cambria Math"/>
                        <w:color w:val="000000"/>
                        <w:szCs w:val="21"/>
                      </w:rPr>
                      <m:t>K</m:t>
                    </m:r>
                    <m:r>
                      <m:rPr>
                        <m:sty m:val="p"/>
                      </m:rPr>
                      <w:rPr>
                        <w:rFonts w:ascii="Cambria Math" w:hAnsi="Cambria Math" w:cs="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s</m:t>
                        </m:r>
                      </m:e>
                      <m:sub>
                        <m:r>
                          <w:rPr>
                            <w:rFonts w:ascii="Cambria Math" w:hAnsi="Cambria Math" w:cs="Cambria Math" w:hint="eastAsia"/>
                            <w:color w:val="000000"/>
                            <w:szCs w:val="21"/>
                          </w:rPr>
                          <m:t>i</m:t>
                        </m:r>
                      </m:sub>
                    </m:sSub>
                    <m:r>
                      <m:rPr>
                        <m:sty m:val="p"/>
                      </m:rPr>
                      <w:rPr>
                        <w:rFonts w:ascii="Cambria Math" w:hAnsi="Cambria Math"/>
                        <w:color w:val="000000"/>
                        <w:szCs w:val="21"/>
                      </w:rPr>
                      <m:t xml:space="preserve">,  </m:t>
                    </m:r>
                    <m:r>
                      <w:rPr>
                        <w:rFonts w:ascii="Cambria Math" w:hAnsi="Cambria Math" w:cs="Cambria Math"/>
                        <w:color w:val="000000"/>
                        <w:szCs w:val="21"/>
                      </w:rPr>
                      <m:t>β</m:t>
                    </m:r>
                    <m:r>
                      <m:rPr>
                        <m:sty m:val="p"/>
                      </m:rPr>
                      <w:rPr>
                        <w:rFonts w:ascii="Cambria Math" w:hAnsi="Cambria Math"/>
                        <w:color w:val="000000"/>
                        <w:szCs w:val="21"/>
                      </w:rPr>
                      <m:t>=1+</m:t>
                    </m:r>
                    <m:r>
                      <w:rPr>
                        <w:rFonts w:ascii="Cambria Math" w:hAnsi="Cambria Math" w:cs="Cambria Math"/>
                        <w:color w:val="000000"/>
                        <w:szCs w:val="21"/>
                      </w:rPr>
                      <m:t>K</m:t>
                    </m:r>
                    <m:r>
                      <m:rPr>
                        <m:sty m:val="p"/>
                      </m:rPr>
                      <w:rPr>
                        <w:rFonts w:ascii="Cambria Math" w:hAnsi="Cambria Math" w:cs="Cambria Math"/>
                        <w:color w:val="000000"/>
                        <w:szCs w:val="21"/>
                      </w:rPr>
                      <m:t>⋅</m:t>
                    </m:r>
                    <m:d>
                      <m:dPr>
                        <m:ctrlPr>
                          <w:rPr>
                            <w:rFonts w:ascii="Cambria Math" w:hAnsi="Cambria Math"/>
                            <w:color w:val="000000"/>
                            <w:szCs w:val="21"/>
                          </w:rPr>
                        </m:ctrlPr>
                      </m:dPr>
                      <m:e>
                        <m:r>
                          <m:rPr>
                            <m:sty m:val="p"/>
                          </m:rPr>
                          <w:rPr>
                            <w:rFonts w:ascii="Cambria Math" w:hAnsi="Cambria Math"/>
                            <w:color w:val="000000"/>
                            <w:szCs w:val="21"/>
                          </w:rPr>
                          <m:t>1-</m:t>
                        </m:r>
                        <m:sSub>
                          <m:sSubPr>
                            <m:ctrlPr>
                              <w:rPr>
                                <w:rFonts w:ascii="Cambria Math" w:hAnsi="Cambria Math" w:cs="Cambria Math"/>
                                <w:color w:val="000000"/>
                                <w:szCs w:val="21"/>
                              </w:rPr>
                            </m:ctrlPr>
                          </m:sSubPr>
                          <m:e>
                            <m:r>
                              <w:rPr>
                                <w:rFonts w:ascii="Cambria Math" w:hAnsi="Cambria Math" w:cs="Cambria Math"/>
                                <w:color w:val="000000"/>
                                <w:szCs w:val="21"/>
                              </w:rPr>
                              <m:t>s</m:t>
                            </m:r>
                          </m:e>
                          <m:sub>
                            <m:r>
                              <w:rPr>
                                <w:rFonts w:ascii="Cambria Math" w:hAnsi="Cambria Math" w:cs="Cambria Math" w:hint="eastAsia"/>
                                <w:color w:val="000000"/>
                                <w:szCs w:val="21"/>
                              </w:rPr>
                              <m:t>i</m:t>
                            </m:r>
                          </m:sub>
                        </m:sSub>
                      </m:e>
                    </m:d>
                    <m:r>
                      <w:rPr>
                        <w:rFonts w:ascii="Cambria Math" w:hAnsi="Cambria Math" w:cs="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4</m:t>
                        </m:r>
                      </m:e>
                    </m:d>
                    <m:ctrlPr>
                      <w:rPr>
                        <w:rFonts w:ascii="Cambria Math" w:hAnsi="Cambria Math" w:cs="Cambria Math"/>
                        <w:i/>
                        <w:color w:val="000000"/>
                        <w:szCs w:val="21"/>
                      </w:rPr>
                    </m:ctrlPr>
                  </m:e>
                </m:eqArr>
              </m:oMath>
            </m:oMathPara>
          </w:p>
          <w:p w14:paraId="433FB918" w14:textId="1DA4E8DB" w:rsidR="007B2685" w:rsidRPr="000C4EC9" w:rsidRDefault="00996552" w:rsidP="000C4EC9">
            <w:pPr>
              <w:ind w:firstLine="420"/>
              <w:rPr>
                <w:rFonts w:asciiTheme="minorEastAsia" w:hAnsiTheme="minorEastAsia" w:hint="eastAsia"/>
                <w:color w:val="000000"/>
                <w:szCs w:val="21"/>
              </w:rPr>
            </w:pPr>
            <w:r w:rsidRPr="000C4EC9">
              <w:rPr>
                <w:rFonts w:asciiTheme="minorEastAsia" w:hAnsiTheme="minorEastAsia" w:hint="eastAsia"/>
                <w:color w:val="000000"/>
                <w:szCs w:val="21"/>
              </w:rPr>
              <w:t xml:space="preserve">当 </w:t>
            </w:r>
            <m:oMath>
              <m:sSub>
                <m:sSubPr>
                  <m:ctrlPr>
                    <w:rPr>
                      <w:rFonts w:ascii="Cambria Math" w:hAnsi="Cambria Math" w:cs="Cambria Math"/>
                      <w:color w:val="000000"/>
                      <w:szCs w:val="21"/>
                    </w:rPr>
                  </m:ctrlPr>
                </m:sSubPr>
                <m:e>
                  <m:r>
                    <w:rPr>
                      <w:rFonts w:ascii="Cambria Math" w:hAnsi="Cambria Math" w:cs="Cambria Math"/>
                      <w:color w:val="000000"/>
                      <w:szCs w:val="21"/>
                    </w:rPr>
                    <m:t>s</m:t>
                  </m:r>
                </m:e>
                <m:sub>
                  <m:r>
                    <w:rPr>
                      <w:rFonts w:ascii="Cambria Math" w:hAnsi="Cambria Math" w:cs="Cambria Math" w:hint="eastAsia"/>
                      <w:color w:val="000000"/>
                      <w:szCs w:val="21"/>
                    </w:rPr>
                    <m:t>i</m:t>
                  </m:r>
                </m:sub>
              </m:sSub>
              <m:r>
                <m:rPr>
                  <m:sty m:val="p"/>
                </m:rPr>
                <w:rPr>
                  <w:rFonts w:ascii="Cambria Math" w:hAnsi="Cambria Math" w:hint="eastAsia"/>
                  <w:color w:val="000000"/>
                  <w:szCs w:val="21"/>
                </w:rPr>
                <m:t>≈</m:t>
              </m:r>
              <m:r>
                <m:rPr>
                  <m:sty m:val="p"/>
                </m:rPr>
                <w:rPr>
                  <w:rFonts w:ascii="Cambria Math" w:hAnsi="Cambria Math"/>
                  <w:color w:val="000000"/>
                  <w:szCs w:val="21"/>
                </w:rPr>
                <m:t>0</m:t>
              </m:r>
            </m:oMath>
            <w:r w:rsidRPr="000C4EC9">
              <w:rPr>
                <w:rFonts w:asciiTheme="minorEastAsia" w:hAnsiTheme="minorEastAsia" w:hint="eastAsia"/>
                <w:color w:val="000000"/>
                <w:szCs w:val="21"/>
              </w:rPr>
              <w:t xml:space="preserve"> 时，</w:t>
            </w:r>
            <m:oMath>
              <m:r>
                <w:rPr>
                  <w:rFonts w:ascii="Cambria Math" w:hAnsi="Cambria Math" w:cs="Cambria Math"/>
                  <w:color w:val="000000"/>
                  <w:szCs w:val="21"/>
                </w:rPr>
                <m:t>β</m:t>
              </m:r>
              <m:r>
                <m:rPr>
                  <m:sty m:val="p"/>
                </m:rPr>
                <w:rPr>
                  <w:rFonts w:ascii="Cambria Math" w:hAnsi="Cambria Math" w:cs="Cambria Math"/>
                  <w:color w:val="000000"/>
                  <w:szCs w:val="21"/>
                </w:rPr>
                <m:t>≫</m:t>
              </m:r>
              <m:r>
                <w:rPr>
                  <w:rFonts w:ascii="Cambria Math" w:hAnsi="Cambria Math" w:cs="Cambria Math"/>
                  <w:color w:val="000000"/>
                  <w:szCs w:val="21"/>
                </w:rPr>
                <m:t>α</m:t>
              </m:r>
            </m:oMath>
            <w:r w:rsidRPr="000C4EC9">
              <w:rPr>
                <w:rFonts w:asciiTheme="minorEastAsia" w:hAnsiTheme="minorEastAsia" w:hint="eastAsia"/>
                <w:color w:val="000000"/>
                <w:szCs w:val="21"/>
              </w:rPr>
              <w:t>，</w:t>
            </w:r>
            <w:r w:rsidRPr="00134656">
              <w:rPr>
                <w:rFonts w:cs="Times New Roman"/>
                <w:color w:val="000000"/>
                <w:szCs w:val="21"/>
              </w:rPr>
              <w:t>Beta</w:t>
            </w:r>
            <w:r w:rsidRPr="000C4EC9">
              <w:rPr>
                <w:rFonts w:asciiTheme="minorEastAsia" w:hAnsiTheme="minorEastAsia"/>
                <w:color w:val="000000"/>
                <w:szCs w:val="21"/>
              </w:rPr>
              <w:t xml:space="preserve"> </w:t>
            </w:r>
            <w:r w:rsidRPr="000C4EC9">
              <w:rPr>
                <w:rFonts w:asciiTheme="minorEastAsia" w:hAnsiTheme="minorEastAsia" w:hint="eastAsia"/>
                <w:color w:val="000000"/>
                <w:szCs w:val="21"/>
              </w:rPr>
              <w:t>分布在</w:t>
            </w:r>
            <w:r w:rsidRPr="000C4EC9">
              <w:rPr>
                <w:rFonts w:asciiTheme="minorEastAsia" w:hAnsiTheme="minorEastAsia"/>
                <w:color w:val="000000"/>
                <w:szCs w:val="21"/>
              </w:rPr>
              <w:t xml:space="preserve"> </w:t>
            </w:r>
            <m:oMath>
              <m:r>
                <w:rPr>
                  <w:rFonts w:ascii="Cambria Math" w:hAnsi="Cambria Math"/>
                  <w:color w:val="000000"/>
                  <w:szCs w:val="21"/>
                </w:rPr>
                <m:t>0</m:t>
              </m:r>
            </m:oMath>
            <w:r w:rsidRPr="000C4EC9">
              <w:rPr>
                <w:rFonts w:asciiTheme="minorEastAsia" w:hAnsiTheme="minorEastAsia"/>
                <w:color w:val="000000"/>
                <w:szCs w:val="21"/>
              </w:rPr>
              <w:t xml:space="preserve"> </w:t>
            </w:r>
            <w:r w:rsidRPr="000C4EC9">
              <w:rPr>
                <w:rFonts w:asciiTheme="minorEastAsia" w:hAnsiTheme="minorEastAsia" w:hint="eastAsia"/>
                <w:color w:val="000000"/>
                <w:szCs w:val="21"/>
              </w:rPr>
              <w:t>附近集中</w:t>
            </w:r>
            <w:r w:rsidR="009C7B3B" w:rsidRPr="000C4EC9">
              <w:rPr>
                <w:rFonts w:asciiTheme="minorEastAsia" w:hAnsiTheme="minorEastAsia" w:hint="eastAsia"/>
                <w:color w:val="000000"/>
                <w:szCs w:val="21"/>
              </w:rPr>
              <w:t>，</w:t>
            </w:r>
            <w:r w:rsidRPr="000C4EC9">
              <w:rPr>
                <w:rFonts w:asciiTheme="minorEastAsia" w:hAnsiTheme="minorEastAsia" w:hint="eastAsia"/>
                <w:color w:val="000000"/>
                <w:szCs w:val="21"/>
              </w:rPr>
              <w:t>倾向于</w:t>
            </w:r>
            <w:proofErr w:type="gramStart"/>
            <w:r w:rsidRPr="000C4EC9">
              <w:rPr>
                <w:rFonts w:asciiTheme="minorEastAsia" w:hAnsiTheme="minorEastAsia" w:hint="eastAsia"/>
                <w:color w:val="000000"/>
                <w:szCs w:val="21"/>
              </w:rPr>
              <w:t>生成低</w:t>
            </w:r>
            <w:proofErr w:type="gramEnd"/>
            <w:r w:rsidRPr="000C4EC9">
              <w:rPr>
                <w:rFonts w:asciiTheme="minorEastAsia" w:hAnsiTheme="minorEastAsia" w:hint="eastAsia"/>
                <w:color w:val="000000"/>
                <w:szCs w:val="21"/>
              </w:rPr>
              <w:t xml:space="preserve">施肥值；当 </w:t>
            </w:r>
            <m:oMath>
              <m:sSub>
                <m:sSubPr>
                  <m:ctrlPr>
                    <w:rPr>
                      <w:rFonts w:ascii="Cambria Math" w:hAnsi="Cambria Math" w:cs="Cambria Math"/>
                      <w:color w:val="000000"/>
                      <w:szCs w:val="21"/>
                    </w:rPr>
                  </m:ctrlPr>
                </m:sSubPr>
                <m:e>
                  <m:r>
                    <w:rPr>
                      <w:rFonts w:ascii="Cambria Math" w:hAnsi="Cambria Math" w:cs="Cambria Math"/>
                      <w:color w:val="000000"/>
                      <w:szCs w:val="21"/>
                    </w:rPr>
                    <m:t>s</m:t>
                  </m:r>
                </m:e>
                <m:sub>
                  <m:r>
                    <w:rPr>
                      <w:rFonts w:ascii="Cambria Math" w:hAnsi="Cambria Math" w:cs="Cambria Math" w:hint="eastAsia"/>
                      <w:color w:val="000000"/>
                      <w:szCs w:val="21"/>
                    </w:rPr>
                    <m:t>i</m:t>
                  </m:r>
                </m:sub>
              </m:sSub>
              <m:r>
                <m:rPr>
                  <m:sty m:val="p"/>
                </m:rPr>
                <w:rPr>
                  <w:rFonts w:ascii="Cambria Math" w:hAnsi="Cambria Math" w:hint="eastAsia"/>
                  <w:color w:val="000000"/>
                  <w:szCs w:val="21"/>
                </w:rPr>
                <m:t>≈</m:t>
              </m:r>
              <m:r>
                <m:rPr>
                  <m:sty m:val="p"/>
                </m:rPr>
                <w:rPr>
                  <w:rFonts w:ascii="Cambria Math" w:hAnsi="Cambria Math"/>
                  <w:color w:val="000000"/>
                  <w:szCs w:val="21"/>
                </w:rPr>
                <m:t>1</m:t>
              </m:r>
            </m:oMath>
            <w:r w:rsidR="001C7BB9" w:rsidRPr="000C4EC9">
              <w:rPr>
                <w:rFonts w:asciiTheme="minorEastAsia" w:hAnsiTheme="minorEastAsia" w:hint="eastAsia"/>
                <w:color w:val="000000"/>
                <w:szCs w:val="21"/>
              </w:rPr>
              <w:t xml:space="preserve"> </w:t>
            </w:r>
            <w:r w:rsidRPr="000C4EC9">
              <w:rPr>
                <w:rFonts w:asciiTheme="minorEastAsia" w:hAnsiTheme="minorEastAsia" w:hint="eastAsia"/>
                <w:color w:val="000000"/>
                <w:szCs w:val="21"/>
              </w:rPr>
              <w:t>时，</w:t>
            </w:r>
            <m:oMath>
              <m:r>
                <w:rPr>
                  <w:rFonts w:ascii="Cambria Math" w:hAnsi="Cambria Math" w:cs="Cambria Math"/>
                  <w:color w:val="000000"/>
                  <w:szCs w:val="21"/>
                </w:rPr>
                <m:t>α</m:t>
              </m:r>
              <m:r>
                <m:rPr>
                  <m:sty m:val="p"/>
                </m:rPr>
                <w:rPr>
                  <w:rFonts w:ascii="Cambria Math" w:hAnsi="Cambria Math" w:cs="Cambria Math"/>
                  <w:color w:val="000000"/>
                  <w:szCs w:val="21"/>
                </w:rPr>
                <m:t>≫</m:t>
              </m:r>
              <m:r>
                <w:rPr>
                  <w:rFonts w:ascii="Cambria Math" w:hAnsi="Cambria Math" w:cs="Cambria Math"/>
                  <w:color w:val="000000"/>
                  <w:szCs w:val="21"/>
                </w:rPr>
                <m:t>β</m:t>
              </m:r>
            </m:oMath>
            <w:r w:rsidRPr="000C4EC9">
              <w:rPr>
                <w:rFonts w:asciiTheme="minorEastAsia" w:hAnsiTheme="minorEastAsia" w:hint="eastAsia"/>
                <w:color w:val="000000"/>
                <w:szCs w:val="21"/>
              </w:rPr>
              <w:t>，</w:t>
            </w:r>
            <w:r w:rsidRPr="00CD1494">
              <w:rPr>
                <w:rFonts w:cs="Times New Roman"/>
                <w:color w:val="000000"/>
                <w:szCs w:val="21"/>
              </w:rPr>
              <w:t>Beta</w:t>
            </w:r>
            <w:r w:rsidRPr="000C4EC9">
              <w:rPr>
                <w:rFonts w:asciiTheme="minorEastAsia" w:hAnsiTheme="minorEastAsia"/>
                <w:color w:val="000000"/>
                <w:szCs w:val="21"/>
              </w:rPr>
              <w:t xml:space="preserve"> </w:t>
            </w:r>
            <w:r w:rsidRPr="000C4EC9">
              <w:rPr>
                <w:rFonts w:asciiTheme="minorEastAsia" w:hAnsiTheme="minorEastAsia" w:hint="eastAsia"/>
                <w:color w:val="000000"/>
                <w:szCs w:val="21"/>
              </w:rPr>
              <w:t>分布在</w:t>
            </w:r>
            <w:r w:rsidRPr="000C4EC9">
              <w:rPr>
                <w:rFonts w:asciiTheme="minorEastAsia" w:hAnsiTheme="minorEastAsia"/>
                <w:color w:val="000000"/>
                <w:szCs w:val="21"/>
              </w:rPr>
              <w:t xml:space="preserve"> </w:t>
            </w:r>
            <m:oMath>
              <m:r>
                <w:rPr>
                  <w:rFonts w:ascii="Cambria Math" w:hAnsi="Cambria Math"/>
                  <w:color w:val="000000"/>
                  <w:szCs w:val="21"/>
                </w:rPr>
                <m:t>1</m:t>
              </m:r>
            </m:oMath>
            <w:r w:rsidRPr="000C4EC9">
              <w:rPr>
                <w:rFonts w:asciiTheme="minorEastAsia" w:hAnsiTheme="minorEastAsia"/>
                <w:color w:val="000000"/>
                <w:szCs w:val="21"/>
              </w:rPr>
              <w:t xml:space="preserve"> </w:t>
            </w:r>
            <w:r w:rsidRPr="000C4EC9">
              <w:rPr>
                <w:rFonts w:asciiTheme="minorEastAsia" w:hAnsiTheme="minorEastAsia" w:hint="eastAsia"/>
                <w:color w:val="000000"/>
                <w:szCs w:val="21"/>
              </w:rPr>
              <w:t>附近集中</w:t>
            </w:r>
            <w:r w:rsidR="009C7B3B" w:rsidRPr="000C4EC9">
              <w:rPr>
                <w:rFonts w:asciiTheme="minorEastAsia" w:hAnsiTheme="minorEastAsia" w:hint="eastAsia"/>
                <w:color w:val="000000"/>
                <w:szCs w:val="21"/>
              </w:rPr>
              <w:t>，</w:t>
            </w:r>
            <w:r w:rsidRPr="000C4EC9">
              <w:rPr>
                <w:rFonts w:asciiTheme="minorEastAsia" w:hAnsiTheme="minorEastAsia" w:hint="eastAsia"/>
                <w:color w:val="000000"/>
                <w:szCs w:val="21"/>
              </w:rPr>
              <w:t xml:space="preserve">倾向于生成高施肥值；当 </w:t>
            </w:r>
            <m:oMath>
              <m:sSub>
                <m:sSubPr>
                  <m:ctrlPr>
                    <w:rPr>
                      <w:rFonts w:ascii="Cambria Math" w:hAnsi="Cambria Math" w:cs="Cambria Math"/>
                      <w:color w:val="000000"/>
                      <w:szCs w:val="21"/>
                    </w:rPr>
                  </m:ctrlPr>
                </m:sSubPr>
                <m:e>
                  <m:r>
                    <w:rPr>
                      <w:rFonts w:ascii="Cambria Math" w:hAnsi="Cambria Math" w:cs="Cambria Math"/>
                      <w:color w:val="000000"/>
                      <w:szCs w:val="21"/>
                    </w:rPr>
                    <m:t>s</m:t>
                  </m:r>
                </m:e>
                <m:sub>
                  <m:r>
                    <w:rPr>
                      <w:rFonts w:ascii="Cambria Math" w:hAnsi="Cambria Math" w:cs="Cambria Math" w:hint="eastAsia"/>
                      <w:color w:val="000000"/>
                      <w:szCs w:val="21"/>
                    </w:rPr>
                    <m:t>i</m:t>
                  </m:r>
                </m:sub>
              </m:sSub>
              <m:r>
                <m:rPr>
                  <m:sty m:val="p"/>
                </m:rPr>
                <w:rPr>
                  <w:rFonts w:ascii="Cambria Math" w:hAnsi="Cambria Math" w:hint="eastAsia"/>
                  <w:color w:val="000000"/>
                  <w:szCs w:val="21"/>
                </w:rPr>
                <m:t>≈</m:t>
              </m:r>
              <m:r>
                <m:rPr>
                  <m:sty m:val="p"/>
                </m:rPr>
                <w:rPr>
                  <w:rFonts w:ascii="Cambria Math" w:hAnsi="Cambria Math"/>
                  <w:color w:val="000000"/>
                  <w:szCs w:val="21"/>
                </w:rPr>
                <m:t>0.5</m:t>
              </m:r>
            </m:oMath>
            <w:r w:rsidR="001C7BB9" w:rsidRPr="000C4EC9">
              <w:rPr>
                <w:rFonts w:asciiTheme="minorEastAsia" w:hAnsiTheme="minorEastAsia" w:hint="eastAsia"/>
                <w:color w:val="000000"/>
                <w:szCs w:val="21"/>
              </w:rPr>
              <w:t xml:space="preserve"> </w:t>
            </w:r>
            <w:r w:rsidRPr="000C4EC9">
              <w:rPr>
                <w:rFonts w:asciiTheme="minorEastAsia" w:hAnsiTheme="minorEastAsia" w:hint="eastAsia"/>
                <w:color w:val="000000"/>
                <w:szCs w:val="21"/>
              </w:rPr>
              <w:t>时，</w:t>
            </w:r>
            <m:oMath>
              <m:r>
                <w:rPr>
                  <w:rFonts w:ascii="Cambria Math" w:hAnsi="Cambria Math" w:cs="Cambria Math"/>
                  <w:color w:val="000000"/>
                  <w:szCs w:val="21"/>
                </w:rPr>
                <m:t>α</m:t>
              </m:r>
              <m:r>
                <m:rPr>
                  <m:sty m:val="p"/>
                </m:rPr>
                <w:rPr>
                  <w:rFonts w:ascii="Cambria Math" w:hAnsi="Cambria Math" w:hint="eastAsia"/>
                  <w:color w:val="000000"/>
                  <w:szCs w:val="21"/>
                </w:rPr>
                <m:t>≈</m:t>
              </m:r>
              <m:r>
                <w:rPr>
                  <w:rFonts w:ascii="Cambria Math" w:hAnsi="Cambria Math" w:cs="Cambria Math"/>
                  <w:color w:val="000000"/>
                  <w:szCs w:val="21"/>
                </w:rPr>
                <m:t>β</m:t>
              </m:r>
            </m:oMath>
            <w:r w:rsidRPr="000C4EC9">
              <w:rPr>
                <w:rFonts w:asciiTheme="minorEastAsia" w:hAnsiTheme="minorEastAsia" w:hint="eastAsia"/>
                <w:color w:val="000000"/>
                <w:szCs w:val="21"/>
              </w:rPr>
              <w:t>，</w:t>
            </w:r>
            <w:r w:rsidRPr="00CD1494">
              <w:rPr>
                <w:rFonts w:cs="Times New Roman"/>
                <w:color w:val="000000"/>
                <w:szCs w:val="21"/>
              </w:rPr>
              <w:t>Beta</w:t>
            </w:r>
            <w:r w:rsidRPr="000C4EC9">
              <w:rPr>
                <w:rFonts w:asciiTheme="minorEastAsia" w:hAnsiTheme="minorEastAsia" w:hint="eastAsia"/>
                <w:color w:val="000000"/>
                <w:szCs w:val="21"/>
              </w:rPr>
              <w:t xml:space="preserve"> 分布接近均匀分布</w:t>
            </w:r>
            <w:r w:rsidR="009C7B3B" w:rsidRPr="000C4EC9">
              <w:rPr>
                <w:rFonts w:asciiTheme="minorEastAsia" w:hAnsiTheme="minorEastAsia" w:hint="eastAsia"/>
                <w:color w:val="000000"/>
                <w:szCs w:val="21"/>
              </w:rPr>
              <w:t>，</w:t>
            </w:r>
            <w:r w:rsidRPr="000C4EC9">
              <w:rPr>
                <w:rFonts w:asciiTheme="minorEastAsia" w:hAnsiTheme="minorEastAsia" w:hint="eastAsia"/>
                <w:color w:val="000000"/>
                <w:szCs w:val="21"/>
              </w:rPr>
              <w:t xml:space="preserve">倾向于生成中间值。其中 </w:t>
            </w:r>
            <m:oMath>
              <m:r>
                <w:rPr>
                  <w:rFonts w:ascii="Cambria Math" w:hAnsi="Cambria Math" w:cs="Cambria Math"/>
                  <w:color w:val="000000"/>
                  <w:szCs w:val="21"/>
                </w:rPr>
                <m:t>K</m:t>
              </m:r>
            </m:oMath>
            <w:r w:rsidR="007B2685" w:rsidRPr="000C4EC9">
              <w:rPr>
                <w:rFonts w:asciiTheme="minorEastAsia" w:hAnsiTheme="minorEastAsia" w:hint="eastAsia"/>
                <w:color w:val="000000"/>
                <w:szCs w:val="21"/>
              </w:rPr>
              <w:t xml:space="preserve"> </w:t>
            </w:r>
            <w:r w:rsidRPr="000C4EC9">
              <w:rPr>
                <w:rFonts w:asciiTheme="minorEastAsia" w:hAnsiTheme="minorEastAsia" w:hint="eastAsia"/>
                <w:color w:val="000000"/>
                <w:szCs w:val="21"/>
              </w:rPr>
              <w:t>的大小控制了分布的集中程度：</w:t>
            </w:r>
            <m:oMath>
              <m:r>
                <w:rPr>
                  <w:rFonts w:ascii="Cambria Math" w:hAnsi="Cambria Math" w:cs="Cambria Math"/>
                  <w:color w:val="000000"/>
                  <w:szCs w:val="21"/>
                </w:rPr>
                <m:t>K</m:t>
              </m:r>
            </m:oMath>
            <w:r w:rsidR="001C7BB9" w:rsidRPr="000C4EC9">
              <w:rPr>
                <w:rFonts w:asciiTheme="minorEastAsia" w:hAnsiTheme="minorEastAsia" w:hint="eastAsia"/>
                <w:color w:val="000000"/>
                <w:szCs w:val="21"/>
              </w:rPr>
              <w:t xml:space="preserve"> </w:t>
            </w:r>
            <w:r w:rsidRPr="000C4EC9">
              <w:rPr>
                <w:rFonts w:asciiTheme="minorEastAsia" w:hAnsiTheme="minorEastAsia" w:hint="eastAsia"/>
                <w:color w:val="000000"/>
                <w:szCs w:val="21"/>
              </w:rPr>
              <w:t>较小</w:t>
            </w:r>
            <w:r w:rsidR="009C7B3B" w:rsidRPr="000C4EC9">
              <w:rPr>
                <w:rFonts w:asciiTheme="minorEastAsia" w:hAnsiTheme="minorEastAsia" w:hint="eastAsia"/>
                <w:color w:val="000000"/>
                <w:szCs w:val="21"/>
              </w:rPr>
              <w:t>时，</w:t>
            </w:r>
            <w:r w:rsidRPr="000C4EC9">
              <w:rPr>
                <w:rFonts w:asciiTheme="minorEastAsia" w:hAnsiTheme="minorEastAsia" w:hint="eastAsia"/>
                <w:color w:val="000000"/>
                <w:szCs w:val="21"/>
              </w:rPr>
              <w:t>分布更平滑、覆盖性更强；</w:t>
            </w:r>
            <m:oMath>
              <m:r>
                <w:rPr>
                  <w:rFonts w:ascii="Cambria Math" w:hAnsi="Cambria Math" w:cs="Cambria Math"/>
                  <w:color w:val="000000"/>
                  <w:szCs w:val="21"/>
                </w:rPr>
                <m:t>K</m:t>
              </m:r>
            </m:oMath>
            <w:r w:rsidRPr="000C4EC9">
              <w:rPr>
                <w:rFonts w:asciiTheme="minorEastAsia" w:hAnsiTheme="minorEastAsia" w:hint="eastAsia"/>
                <w:color w:val="000000"/>
                <w:szCs w:val="21"/>
              </w:rPr>
              <w:t xml:space="preserve"> 较大</w:t>
            </w:r>
            <w:r w:rsidR="009C7B3B" w:rsidRPr="000C4EC9">
              <w:rPr>
                <w:rFonts w:asciiTheme="minorEastAsia" w:hAnsiTheme="minorEastAsia" w:hint="eastAsia"/>
                <w:color w:val="000000"/>
                <w:szCs w:val="21"/>
              </w:rPr>
              <w:t>时，</w:t>
            </w:r>
            <w:r w:rsidRPr="000C4EC9">
              <w:rPr>
                <w:rFonts w:asciiTheme="minorEastAsia" w:hAnsiTheme="minorEastAsia" w:hint="eastAsia"/>
                <w:color w:val="000000"/>
                <w:szCs w:val="21"/>
              </w:rPr>
              <w:t>分布更尖锐，个体更集中于边界解。</w:t>
            </w:r>
          </w:p>
          <w:p w14:paraId="56214826" w14:textId="773E8A24" w:rsidR="00996552" w:rsidRPr="000C4EC9" w:rsidRDefault="005B393E" w:rsidP="000C4EC9">
            <w:pPr>
              <w:ind w:firstLine="420"/>
              <w:rPr>
                <w:rFonts w:asciiTheme="minorEastAsia" w:hAnsiTheme="minorEastAsia" w:hint="eastAsia"/>
                <w:color w:val="000000"/>
                <w:szCs w:val="21"/>
              </w:rPr>
            </w:pPr>
            <w:r w:rsidRPr="000C4EC9">
              <w:rPr>
                <w:rFonts w:asciiTheme="minorEastAsia" w:hAnsiTheme="minorEastAsia" w:hint="eastAsia"/>
                <w:color w:val="000000"/>
                <w:szCs w:val="21"/>
              </w:rPr>
              <w:t>接下来</w:t>
            </w:r>
            <w:r w:rsidR="00996552" w:rsidRPr="000C4EC9">
              <w:rPr>
                <w:rFonts w:asciiTheme="minorEastAsia" w:hAnsiTheme="minorEastAsia" w:hint="eastAsia"/>
                <w:color w:val="000000"/>
                <w:szCs w:val="21"/>
              </w:rPr>
              <w:t xml:space="preserve">对于个体 </w:t>
            </w:r>
            <m:oMath>
              <m:r>
                <w:rPr>
                  <w:rFonts w:ascii="Cambria Math" w:hAnsi="Cambria Math" w:cs="Cambria Math"/>
                  <w:color w:val="000000"/>
                  <w:szCs w:val="21"/>
                </w:rPr>
                <m:t>i</m:t>
              </m:r>
            </m:oMath>
            <w:r w:rsidR="00996552" w:rsidRPr="000C4EC9">
              <w:rPr>
                <w:rFonts w:asciiTheme="minorEastAsia" w:hAnsiTheme="minorEastAsia" w:hint="eastAsia"/>
                <w:color w:val="000000"/>
                <w:szCs w:val="21"/>
              </w:rPr>
              <w:t xml:space="preserve">，从 </w:t>
            </w:r>
            <w:r w:rsidR="00996552" w:rsidRPr="00CD1494">
              <w:rPr>
                <w:rFonts w:cs="Times New Roman"/>
                <w:color w:val="000000"/>
                <w:szCs w:val="21"/>
              </w:rPr>
              <w:t>Beta</w:t>
            </w:r>
            <w:r w:rsidR="00996552" w:rsidRPr="000C4EC9">
              <w:rPr>
                <w:rFonts w:asciiTheme="minorEastAsia" w:hAnsiTheme="minorEastAsia" w:hint="eastAsia"/>
                <w:color w:val="000000"/>
                <w:szCs w:val="21"/>
              </w:rPr>
              <w:t xml:space="preserve"> 分布中采样：</w:t>
            </w:r>
          </w:p>
          <w:p w14:paraId="71C0BF87" w14:textId="629FB24B" w:rsidR="009171FD" w:rsidRPr="009171FD" w:rsidRDefault="00000000" w:rsidP="002529AF">
            <w:pPr>
              <w:spacing w:line="240" w:lineRule="auto"/>
              <w:ind w:firstLineChars="0" w:firstLine="0"/>
              <w:jc w:val="center"/>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r>
                      <w:rPr>
                        <w:rFonts w:ascii="Cambria Math" w:hAnsi="Cambria Math" w:cs="Cambria Math"/>
                        <w:color w:val="000000"/>
                        <w:szCs w:val="21"/>
                      </w:rPr>
                      <m:t>r</m:t>
                    </m:r>
                    <m:r>
                      <m:rPr>
                        <m:sty m:val="p"/>
                      </m:rPr>
                      <w:rPr>
                        <w:rFonts w:ascii="Cambria Math" w:hAnsi="Cambria Math" w:cs="Cambria Math"/>
                        <w:color w:val="000000"/>
                        <w:szCs w:val="21"/>
                      </w:rPr>
                      <m:t>∼</m:t>
                    </m:r>
                    <m:r>
                      <w:rPr>
                        <w:rFonts w:ascii="Cambria Math" w:hAnsi="Cambria Math"/>
                        <w:color w:val="000000"/>
                        <w:szCs w:val="21"/>
                      </w:rPr>
                      <m:t>Beta</m:t>
                    </m:r>
                    <m:d>
                      <m:dPr>
                        <m:ctrlPr>
                          <w:rPr>
                            <w:rFonts w:ascii="Cambria Math" w:hAnsi="Cambria Math"/>
                            <w:color w:val="000000"/>
                            <w:szCs w:val="21"/>
                          </w:rPr>
                        </m:ctrlPr>
                      </m:dPr>
                      <m:e>
                        <m:r>
                          <w:rPr>
                            <w:rFonts w:ascii="Cambria Math" w:hAnsi="Cambria Math" w:cs="Cambria Math"/>
                            <w:color w:val="000000"/>
                            <w:szCs w:val="21"/>
                          </w:rPr>
                          <m:t>α</m:t>
                        </m:r>
                        <m:r>
                          <m:rPr>
                            <m:sty m:val="p"/>
                          </m:rPr>
                          <w:rPr>
                            <w:rFonts w:ascii="Cambria Math" w:hAnsi="Cambria Math"/>
                            <w:color w:val="000000"/>
                            <w:szCs w:val="21"/>
                          </w:rPr>
                          <m:t>,</m:t>
                        </m:r>
                        <m:r>
                          <w:rPr>
                            <w:rFonts w:ascii="Cambria Math" w:hAnsi="Cambria Math" w:cs="Cambria Math"/>
                            <w:color w:val="000000"/>
                            <w:szCs w:val="21"/>
                          </w:rPr>
                          <m:t>β</m:t>
                        </m:r>
                      </m:e>
                    </m:d>
                    <m:r>
                      <m:rPr>
                        <m:sty m:val="p"/>
                      </m:rPr>
                      <w:rPr>
                        <w:rFonts w:ascii="Cambria Math" w:hAnsi="Cambria Math"/>
                        <w:color w:val="000000"/>
                        <w:szCs w:val="21"/>
                      </w:rPr>
                      <m:t>,</m:t>
                    </m:r>
                    <m:r>
                      <w:rPr>
                        <w:rFonts w:ascii="Cambria Math" w:hAnsi="Cambria Math" w:cs="Cambria Math"/>
                        <w:color w:val="000000"/>
                        <w:szCs w:val="21"/>
                      </w:rPr>
                      <m:t>r</m:t>
                    </m:r>
                    <m:r>
                      <m:rPr>
                        <m:sty m:val="p"/>
                      </m:rPr>
                      <w:rPr>
                        <w:rFonts w:ascii="Cambria Math" w:hAnsi="Cambria Math" w:hint="eastAsia"/>
                        <w:color w:val="000000"/>
                        <w:szCs w:val="21"/>
                      </w:rPr>
                      <m:t>∈</m:t>
                    </m:r>
                    <m:d>
                      <m:dPr>
                        <m:begChr m:val="["/>
                        <m:endChr m:val="]"/>
                        <m:ctrlPr>
                          <w:rPr>
                            <w:rFonts w:ascii="Cambria Math" w:hAnsi="Cambria Math"/>
                            <w:color w:val="000000"/>
                            <w:szCs w:val="21"/>
                          </w:rPr>
                        </m:ctrlPr>
                      </m:dPr>
                      <m:e>
                        <m:r>
                          <m:rPr>
                            <m:sty m:val="p"/>
                          </m:rPr>
                          <w:rPr>
                            <w:rFonts w:ascii="Cambria Math" w:hAnsi="Cambria Math"/>
                            <w:color w:val="000000"/>
                            <w:szCs w:val="21"/>
                          </w:rPr>
                          <m:t>0,1</m:t>
                        </m:r>
                        <m:ctrlPr>
                          <w:rPr>
                            <w:rFonts w:ascii="Cambria Math" w:hAnsi="Cambria Math"/>
                            <w:i/>
                            <w:color w:val="000000"/>
                            <w:szCs w:val="21"/>
                          </w:rPr>
                        </m:ctrlPr>
                      </m:e>
                    </m:d>
                    <m:r>
                      <w:rPr>
                        <w:rFonts w:ascii="Cambria Math" w:hAnsi="Cambria Math" w:cs="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5</m:t>
                        </m:r>
                      </m:e>
                    </m:d>
                    <m:ctrlPr>
                      <w:rPr>
                        <w:rFonts w:ascii="Cambria Math" w:hAnsi="Cambria Math" w:cs="Cambria Math"/>
                        <w:i/>
                        <w:color w:val="000000"/>
                        <w:szCs w:val="21"/>
                      </w:rPr>
                    </m:ctrlPr>
                  </m:e>
                </m:eqArr>
              </m:oMath>
            </m:oMathPara>
          </w:p>
          <w:p w14:paraId="07BB6A11" w14:textId="59D821B0" w:rsidR="00996552" w:rsidRPr="000C4EC9" w:rsidRDefault="00996552" w:rsidP="000C4EC9">
            <w:pPr>
              <w:ind w:firstLineChars="0" w:firstLine="0"/>
              <w:rPr>
                <w:rFonts w:asciiTheme="minorEastAsia" w:hAnsiTheme="minorEastAsia" w:hint="eastAsia"/>
                <w:color w:val="000000"/>
                <w:szCs w:val="21"/>
              </w:rPr>
            </w:pPr>
            <w:r w:rsidRPr="000C4EC9">
              <w:rPr>
                <w:rFonts w:asciiTheme="minorEastAsia" w:hAnsiTheme="minorEastAsia" w:hint="eastAsia"/>
                <w:color w:val="000000"/>
                <w:szCs w:val="21"/>
              </w:rPr>
              <w:t xml:space="preserve">    最后，将 </w:t>
            </w:r>
            <m:oMath>
              <m:r>
                <m:rPr>
                  <m:sty m:val="p"/>
                </m:rPr>
                <w:rPr>
                  <w:rFonts w:ascii="Cambria Math" w:hAnsi="Cambria Math" w:hint="eastAsia"/>
                  <w:color w:val="000000"/>
                  <w:szCs w:val="21"/>
                </w:rPr>
                <m:t xml:space="preserve">[0,1] </m:t>
              </m:r>
            </m:oMath>
            <w:r w:rsidRPr="000C4EC9">
              <w:rPr>
                <w:rFonts w:asciiTheme="minorEastAsia" w:hAnsiTheme="minorEastAsia" w:hint="eastAsia"/>
                <w:color w:val="000000"/>
                <w:szCs w:val="21"/>
              </w:rPr>
              <w:t>区间的随机数映射至实际的施肥量范围：</w:t>
            </w:r>
          </w:p>
          <w:p w14:paraId="2EA2F9B7" w14:textId="2C37C172" w:rsidR="009171FD" w:rsidRPr="009171FD" w:rsidRDefault="00000000" w:rsidP="002529AF">
            <w:pPr>
              <w:spacing w:line="240" w:lineRule="auto"/>
              <w:ind w:firstLineChars="0" w:firstLine="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b>
                      <m:sSubPr>
                        <m:ctrlPr>
                          <w:rPr>
                            <w:rFonts w:ascii="Cambria Math" w:hAnsi="Cambria Math" w:cs="Cambria Math"/>
                            <w:color w:val="000000"/>
                            <w:szCs w:val="21"/>
                          </w:rPr>
                        </m:ctrlPr>
                      </m:sSubPr>
                      <m:e>
                        <m:r>
                          <w:rPr>
                            <w:rFonts w:ascii="Cambria Math" w:hAnsi="Cambria Math" w:cs="Cambria Math"/>
                            <w:color w:val="000000"/>
                            <w:szCs w:val="21"/>
                          </w:rPr>
                          <m:t>x</m:t>
                        </m:r>
                      </m:e>
                      <m:sub>
                        <m:r>
                          <w:rPr>
                            <w:rFonts w:ascii="Cambria Math" w:hAnsi="Cambria Math" w:cs="Cambria Math"/>
                            <w:color w:val="000000"/>
                            <w:szCs w:val="21"/>
                          </w:rPr>
                          <m:t>j</m:t>
                        </m:r>
                      </m:sub>
                    </m:sSub>
                    <m:r>
                      <m:rPr>
                        <m:sty m:val="p"/>
                      </m:rPr>
                      <w:rPr>
                        <w:rFonts w:ascii="Cambria Math" w:hAnsi="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min</m:t>
                        </m:r>
                      </m:e>
                      <m:sub>
                        <m:r>
                          <w:rPr>
                            <w:rFonts w:ascii="Cambria Math" w:hAnsi="Cambria Math" w:cs="Cambria Math"/>
                            <w:color w:val="000000"/>
                            <w:szCs w:val="21"/>
                          </w:rPr>
                          <m:t>j</m:t>
                        </m:r>
                      </m:sub>
                    </m:sSub>
                    <m:r>
                      <m:rPr>
                        <m:sty m:val="p"/>
                      </m:rPr>
                      <w:rPr>
                        <w:rFonts w:ascii="Cambria Math" w:hAnsi="Cambria Math"/>
                        <w:color w:val="000000"/>
                        <w:szCs w:val="21"/>
                      </w:rPr>
                      <m:t>+</m:t>
                    </m:r>
                    <m:r>
                      <w:rPr>
                        <w:rFonts w:ascii="Cambria Math" w:hAnsi="Cambria Math" w:cs="Cambria Math"/>
                        <w:color w:val="000000"/>
                        <w:szCs w:val="21"/>
                      </w:rPr>
                      <m:t>r</m:t>
                    </m:r>
                    <m:r>
                      <m:rPr>
                        <m:sty m:val="p"/>
                      </m:rPr>
                      <w:rPr>
                        <w:rFonts w:ascii="Cambria Math" w:hAnsi="Cambria Math" w:cs="Cambria Math"/>
                        <w:color w:val="000000"/>
                        <w:szCs w:val="21"/>
                      </w:rPr>
                      <m:t>⋅</m:t>
                    </m:r>
                    <m:d>
                      <m:dPr>
                        <m:ctrlPr>
                          <w:rPr>
                            <w:rFonts w:ascii="Cambria Math" w:hAnsi="Cambria Math"/>
                            <w:color w:val="000000"/>
                            <w:szCs w:val="21"/>
                          </w:rPr>
                        </m:ctrlPr>
                      </m:dPr>
                      <m:e>
                        <m:sSub>
                          <m:sSubPr>
                            <m:ctrlPr>
                              <w:rPr>
                                <w:rFonts w:ascii="Cambria Math" w:hAnsi="Cambria Math" w:cs="Cambria Math"/>
                                <w:color w:val="000000"/>
                                <w:szCs w:val="21"/>
                              </w:rPr>
                            </m:ctrlPr>
                          </m:sSubPr>
                          <m:e>
                            <m:r>
                              <w:rPr>
                                <w:rFonts w:ascii="Cambria Math" w:hAnsi="Cambria Math" w:cs="Cambria Math"/>
                                <w:color w:val="000000"/>
                                <w:szCs w:val="21"/>
                              </w:rPr>
                              <m:t>max</m:t>
                            </m:r>
                          </m:e>
                          <m:sub>
                            <m:r>
                              <w:rPr>
                                <w:rFonts w:ascii="Cambria Math" w:hAnsi="Cambria Math" w:cs="Cambria Math"/>
                                <w:color w:val="000000"/>
                                <w:szCs w:val="21"/>
                              </w:rPr>
                              <m:t>j</m:t>
                            </m:r>
                          </m:sub>
                        </m:sSub>
                        <m:r>
                          <m:rPr>
                            <m:sty m:val="p"/>
                          </m:rPr>
                          <w:rPr>
                            <w:rFonts w:ascii="Cambria Math" w:hAnsi="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min</m:t>
                            </m:r>
                          </m:e>
                          <m:sub>
                            <m:r>
                              <w:rPr>
                                <w:rFonts w:ascii="Cambria Math" w:hAnsi="Cambria Math" w:cs="Cambria Math"/>
                                <w:color w:val="000000"/>
                                <w:szCs w:val="21"/>
                              </w:rPr>
                              <m:t>j</m:t>
                            </m:r>
                          </m:sub>
                        </m:sSub>
                      </m:e>
                    </m:d>
                    <m:r>
                      <w:rPr>
                        <w:rFonts w:ascii="Cambria Math" w:hAnsi="Cambria Math" w:cs="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6</m:t>
                        </m:r>
                      </m:e>
                    </m:d>
                    <m:ctrlPr>
                      <w:rPr>
                        <w:rFonts w:ascii="Cambria Math" w:hAnsi="Cambria Math" w:cs="Cambria Math"/>
                        <w:i/>
                        <w:color w:val="000000"/>
                        <w:szCs w:val="21"/>
                      </w:rPr>
                    </m:ctrlPr>
                  </m:e>
                </m:eqArr>
              </m:oMath>
            </m:oMathPara>
          </w:p>
          <w:p w14:paraId="77D68FBF" w14:textId="15047508" w:rsidR="00996552" w:rsidRPr="000C4EC9" w:rsidRDefault="00996552" w:rsidP="007648C2">
            <w:pPr>
              <w:ind w:firstLine="420"/>
              <w:rPr>
                <w:rFonts w:asciiTheme="minorEastAsia" w:hAnsiTheme="minorEastAsia" w:hint="eastAsia"/>
                <w:color w:val="000000"/>
                <w:szCs w:val="21"/>
              </w:rPr>
            </w:pPr>
            <w:r w:rsidRPr="000C4EC9">
              <w:rPr>
                <w:rFonts w:asciiTheme="minorEastAsia" w:hAnsiTheme="minorEastAsia" w:hint="eastAsia"/>
                <w:color w:val="000000"/>
                <w:szCs w:val="21"/>
              </w:rPr>
              <w:t xml:space="preserve">这样即可得到个体在某一阶段、某种养分的初始施肥量。由于 </w:t>
            </w:r>
            <w:r w:rsidRPr="00CD1494">
              <w:rPr>
                <w:rFonts w:cs="Times New Roman"/>
                <w:color w:val="000000"/>
                <w:szCs w:val="21"/>
              </w:rPr>
              <w:t>Beta</w:t>
            </w:r>
            <w:r w:rsidRPr="000C4EC9">
              <w:rPr>
                <w:rFonts w:asciiTheme="minorEastAsia" w:hAnsiTheme="minorEastAsia" w:hint="eastAsia"/>
                <w:color w:val="000000"/>
                <w:szCs w:val="21"/>
              </w:rPr>
              <w:t xml:space="preserve"> 分布在 </w:t>
            </w:r>
            <m:oMath>
              <m:r>
                <m:rPr>
                  <m:sty m:val="p"/>
                </m:rPr>
                <w:rPr>
                  <w:rFonts w:ascii="Cambria Math" w:hAnsi="Cambria Math" w:hint="eastAsia"/>
                  <w:color w:val="000000"/>
                  <w:szCs w:val="21"/>
                </w:rPr>
                <m:t>[0,1]</m:t>
              </m:r>
            </m:oMath>
            <w:r w:rsidRPr="000C4EC9">
              <w:rPr>
                <w:rFonts w:asciiTheme="minorEastAsia" w:hAnsiTheme="minorEastAsia" w:hint="eastAsia"/>
                <w:color w:val="000000"/>
                <w:szCs w:val="21"/>
              </w:rPr>
              <w:t xml:space="preserve"> 区间具有极端解的聚集性，初始种群天然包含接近下界（极低施肥）和上界（极高施肥）的解，有助于探索</w:t>
            </w:r>
            <w:r w:rsidR="00BD78E9" w:rsidRPr="000C4EC9">
              <w:rPr>
                <w:rFonts w:asciiTheme="minorEastAsia" w:hAnsiTheme="minorEastAsia" w:hint="eastAsia"/>
                <w:color w:val="000000"/>
                <w:szCs w:val="21"/>
              </w:rPr>
              <w:t>帕累托</w:t>
            </w:r>
            <w:r w:rsidRPr="000C4EC9">
              <w:rPr>
                <w:rFonts w:asciiTheme="minorEastAsia" w:hAnsiTheme="minorEastAsia" w:hint="eastAsia"/>
                <w:color w:val="000000"/>
                <w:szCs w:val="21"/>
              </w:rPr>
              <w:t xml:space="preserve">前沿的两端。通过调节参数 </w:t>
            </w:r>
            <m:oMath>
              <m:r>
                <w:rPr>
                  <w:rFonts w:ascii="Cambria Math" w:hAnsi="Cambria Math" w:cs="Cambria Math"/>
                  <w:color w:val="000000"/>
                  <w:szCs w:val="21"/>
                </w:rPr>
                <m:t>K</m:t>
              </m:r>
            </m:oMath>
            <w:r w:rsidRPr="000C4EC9">
              <w:rPr>
                <w:rFonts w:asciiTheme="minorEastAsia" w:hAnsiTheme="minorEastAsia" w:hint="eastAsia"/>
                <w:color w:val="000000"/>
                <w:szCs w:val="21"/>
              </w:rPr>
              <w:t>，可以灵活控制种群的分布特征，</w:t>
            </w:r>
            <w:r w:rsidRPr="00CD1494">
              <w:rPr>
                <w:rFonts w:cs="Times New Roman"/>
                <w:color w:val="000000"/>
                <w:szCs w:val="21"/>
              </w:rPr>
              <w:t>Beta</w:t>
            </w:r>
            <w:r w:rsidRPr="000C4EC9">
              <w:rPr>
                <w:rFonts w:asciiTheme="minorEastAsia" w:hAnsiTheme="minorEastAsia" w:hint="eastAsia"/>
                <w:color w:val="000000"/>
                <w:szCs w:val="21"/>
              </w:rPr>
              <w:t xml:space="preserve"> 分布天然定义在 </w:t>
            </w:r>
            <m:oMath>
              <m:r>
                <m:rPr>
                  <m:sty m:val="p"/>
                </m:rPr>
                <w:rPr>
                  <w:rFonts w:ascii="Cambria Math" w:hAnsi="Cambria Math" w:hint="eastAsia"/>
                  <w:color w:val="000000"/>
                  <w:szCs w:val="21"/>
                </w:rPr>
                <m:t>[0,1]</m:t>
              </m:r>
            </m:oMath>
            <w:r w:rsidRPr="000C4EC9">
              <w:rPr>
                <w:rFonts w:asciiTheme="minorEastAsia" w:hAnsiTheme="minorEastAsia" w:hint="eastAsia"/>
                <w:color w:val="000000"/>
                <w:szCs w:val="21"/>
              </w:rPr>
              <w:t>，通过线性缩放后，生成的</w:t>
            </w:r>
            <w:proofErr w:type="gramStart"/>
            <w:r w:rsidRPr="000C4EC9">
              <w:rPr>
                <w:rFonts w:asciiTheme="minorEastAsia" w:hAnsiTheme="minorEastAsia" w:hint="eastAsia"/>
                <w:color w:val="000000"/>
                <w:szCs w:val="21"/>
              </w:rPr>
              <w:t>解始终</w:t>
            </w:r>
            <w:proofErr w:type="gramEnd"/>
            <w:r w:rsidRPr="000C4EC9">
              <w:rPr>
                <w:rFonts w:asciiTheme="minorEastAsia" w:hAnsiTheme="minorEastAsia" w:hint="eastAsia"/>
                <w:color w:val="000000"/>
                <w:szCs w:val="21"/>
              </w:rPr>
              <w:t>在合法施肥范围内，避免了超界解的出现。</w:t>
            </w:r>
          </w:p>
          <w:p w14:paraId="4F29390C" w14:textId="77777777" w:rsidR="00627515" w:rsidRPr="000C4EC9" w:rsidRDefault="00627515" w:rsidP="000C4EC9">
            <w:pPr>
              <w:ind w:firstLineChars="0" w:firstLine="0"/>
              <w:rPr>
                <w:rFonts w:asciiTheme="minorEastAsia" w:hAnsiTheme="minorEastAsia" w:hint="eastAsia"/>
                <w:color w:val="000000"/>
                <w:szCs w:val="21"/>
              </w:rPr>
            </w:pPr>
          </w:p>
          <w:p w14:paraId="5FF2F173" w14:textId="77777777" w:rsidR="0011515F" w:rsidRPr="000C4EC9" w:rsidRDefault="0011515F" w:rsidP="000C4EC9">
            <w:pPr>
              <w:ind w:firstLineChars="0" w:firstLine="0"/>
              <w:rPr>
                <w:rFonts w:asciiTheme="minorEastAsia" w:hAnsiTheme="minorEastAsia" w:hint="eastAsia"/>
                <w:color w:val="000000"/>
                <w:szCs w:val="21"/>
              </w:rPr>
            </w:pPr>
          </w:p>
          <w:p w14:paraId="5F37F702" w14:textId="00681577" w:rsidR="002813DF" w:rsidRDefault="007F7E01" w:rsidP="00F710C5">
            <w:pPr>
              <w:ind w:leftChars="100" w:left="210" w:firstLineChars="100" w:firstLine="210"/>
            </w:pPr>
            <w:commentRangeStart w:id="43"/>
            <w:commentRangeEnd w:id="43"/>
            <w:r>
              <w:rPr>
                <w:rStyle w:val="afa"/>
              </w:rPr>
              <w:commentReference w:id="43"/>
            </w:r>
          </w:p>
          <w:p w14:paraId="109B7643" w14:textId="4FC5EC27" w:rsidR="00F41201" w:rsidRPr="00B66411" w:rsidRDefault="00217AC4" w:rsidP="0041606B">
            <w:pPr>
              <w:ind w:firstLineChars="0" w:firstLine="0"/>
              <w:rPr>
                <w:rFonts w:asciiTheme="minorEastAsia" w:hAnsiTheme="minorEastAsia" w:hint="eastAsia"/>
                <w:b/>
                <w:bCs/>
                <w:color w:val="000000"/>
                <w:szCs w:val="21"/>
              </w:rPr>
            </w:pPr>
            <w:r w:rsidRPr="00B66411">
              <w:rPr>
                <w:rFonts w:asciiTheme="minorEastAsia" w:hAnsiTheme="minorEastAsia" w:hint="eastAsia"/>
                <w:b/>
                <w:bCs/>
                <w:color w:val="000000"/>
                <w:szCs w:val="21"/>
              </w:rPr>
              <w:t>模块二</w:t>
            </w:r>
            <w:r w:rsidR="00F31907" w:rsidRPr="00B66411">
              <w:rPr>
                <w:rFonts w:asciiTheme="minorEastAsia" w:hAnsiTheme="minorEastAsia" w:hint="eastAsia"/>
                <w:b/>
                <w:bCs/>
                <w:color w:val="000000"/>
                <w:szCs w:val="21"/>
              </w:rPr>
              <w:t>：</w:t>
            </w:r>
            <w:r w:rsidR="0021720A" w:rsidRPr="00B66411">
              <w:rPr>
                <w:rFonts w:asciiTheme="minorEastAsia" w:hAnsiTheme="minorEastAsia" w:hint="eastAsia"/>
                <w:b/>
                <w:bCs/>
                <w:color w:val="000000"/>
                <w:szCs w:val="21"/>
              </w:rPr>
              <w:t>基于先验知识的结构化演化算</w:t>
            </w:r>
            <w:commentRangeStart w:id="44"/>
            <w:r w:rsidR="0021720A" w:rsidRPr="00B66411">
              <w:rPr>
                <w:rFonts w:asciiTheme="minorEastAsia" w:hAnsiTheme="minorEastAsia" w:hint="eastAsia"/>
                <w:b/>
                <w:bCs/>
                <w:color w:val="000000"/>
                <w:szCs w:val="21"/>
              </w:rPr>
              <w:t>子</w:t>
            </w:r>
            <w:r w:rsidR="003267C0" w:rsidRPr="00B66411">
              <w:rPr>
                <w:rFonts w:asciiTheme="minorEastAsia" w:hAnsiTheme="minorEastAsia" w:hint="eastAsia"/>
                <w:b/>
                <w:bCs/>
                <w:color w:val="000000"/>
                <w:szCs w:val="21"/>
              </w:rPr>
              <w:t>设计</w:t>
            </w:r>
            <w:commentRangeEnd w:id="44"/>
            <w:r w:rsidR="003267C0" w:rsidRPr="001A6046">
              <w:rPr>
                <w:rStyle w:val="afa"/>
                <w:b/>
                <w:bCs/>
              </w:rPr>
              <w:commentReference w:id="44"/>
            </w:r>
          </w:p>
          <w:p w14:paraId="30749642" w14:textId="37E0FF1F" w:rsidR="003267C0" w:rsidRPr="001A6046" w:rsidRDefault="00F41201" w:rsidP="009D5CF8">
            <w:pPr>
              <w:ind w:firstLineChars="0" w:firstLine="0"/>
              <w:rPr>
                <w:rFonts w:asciiTheme="minorEastAsia" w:hAnsiTheme="minorEastAsia" w:hint="eastAsia"/>
                <w:color w:val="000000"/>
                <w:szCs w:val="21"/>
              </w:rPr>
            </w:pPr>
            <w:r w:rsidRPr="001A6046">
              <w:rPr>
                <w:rFonts w:asciiTheme="minorEastAsia" w:hAnsiTheme="minorEastAsia" w:hint="eastAsia"/>
                <w:color w:val="000000"/>
                <w:szCs w:val="21"/>
              </w:rPr>
              <w:t xml:space="preserve">    为了使演化过程受农学机理正确引导，</w:t>
            </w:r>
            <w:r w:rsidR="00A07F81" w:rsidRPr="001A6046">
              <w:rPr>
                <w:rFonts w:asciiTheme="minorEastAsia" w:hAnsiTheme="minorEastAsia" w:hint="eastAsia"/>
                <w:color w:val="000000"/>
                <w:szCs w:val="21"/>
              </w:rPr>
              <w:t>提出了基于精英样本原型引导的交叉算子和</w:t>
            </w:r>
            <w:r w:rsidR="00BA7DFE" w:rsidRPr="001A6046">
              <w:rPr>
                <w:rFonts w:asciiTheme="minorEastAsia" w:hAnsiTheme="minorEastAsia" w:hint="eastAsia"/>
                <w:color w:val="000000"/>
                <w:szCs w:val="21"/>
              </w:rPr>
              <w:t>引入协同/拮抗先验的耦合变异算子两部分。</w:t>
            </w:r>
            <w:r w:rsidR="009D5CF8" w:rsidRPr="001A6046">
              <w:rPr>
                <w:rFonts w:asciiTheme="minorEastAsia" w:hAnsiTheme="minorEastAsia" w:hint="eastAsia"/>
                <w:color w:val="000000"/>
                <w:szCs w:val="21"/>
              </w:rPr>
              <w:t xml:space="preserve">其中，交叉算子利用历史高产施肥模式聚类得到的“施肥原型”作为引导锚点，使子代在继承父代多样性的同时向高质量施肥模式收敛，降低随机交叉带来的序列破坏；变异算子基于 N–P–K 之间的协同与拮抗关系构建耦合扰动，通过矩阵 </w:t>
            </w:r>
            <m:oMath>
              <m:r>
                <w:rPr>
                  <w:rFonts w:ascii="Cambria Math" w:hAnsi="Cambria Math" w:hint="eastAsia"/>
                  <w:color w:val="000000"/>
                  <w:szCs w:val="21"/>
                </w:rPr>
                <m:t>M</m:t>
              </m:r>
            </m:oMath>
            <w:r w:rsidR="009D5CF8" w:rsidRPr="001A6046">
              <w:rPr>
                <w:rFonts w:asciiTheme="minorEastAsia" w:hAnsiTheme="minorEastAsia" w:hint="eastAsia"/>
                <w:color w:val="000000"/>
                <w:szCs w:val="21"/>
              </w:rPr>
              <w:t xml:space="preserve"> 显式编码养分间交互作用，使变异方向遵循农学机理。</w:t>
            </w:r>
          </w:p>
          <w:p w14:paraId="157765DB" w14:textId="693271F4" w:rsidR="00996552" w:rsidRPr="002813DF" w:rsidRDefault="009D5CF8" w:rsidP="0041606B">
            <w:pPr>
              <w:ind w:firstLineChars="0" w:firstLine="0"/>
              <w:rPr>
                <w:rFonts w:asciiTheme="minorEastAsia" w:hAnsiTheme="minorEastAsia" w:hint="eastAsia"/>
                <w:b/>
                <w:bCs/>
                <w:color w:val="000000"/>
                <w:szCs w:val="21"/>
              </w:rPr>
            </w:pPr>
            <w:r w:rsidRPr="001A6046">
              <w:rPr>
                <w:rFonts w:asciiTheme="minorEastAsia" w:hAnsiTheme="minorEastAsia" w:hint="eastAsia"/>
                <w:color w:val="000000"/>
                <w:szCs w:val="21"/>
              </w:rPr>
              <w:t>步骤一、</w:t>
            </w:r>
            <w:r w:rsidR="00996552" w:rsidRPr="002813DF">
              <w:rPr>
                <w:rFonts w:asciiTheme="minorEastAsia" w:hAnsiTheme="minorEastAsia" w:hint="eastAsia"/>
                <w:b/>
                <w:bCs/>
                <w:color w:val="000000"/>
                <w:szCs w:val="21"/>
              </w:rPr>
              <w:t>基于精英样本原型引导的交叉算子</w:t>
            </w:r>
          </w:p>
          <w:p w14:paraId="48FDFBCC" w14:textId="187A5926" w:rsidR="00996552" w:rsidRDefault="00996552" w:rsidP="007648C2">
            <w:pPr>
              <w:ind w:firstLine="420"/>
              <w:rPr>
                <w:rFonts w:asciiTheme="minorEastAsia" w:hAnsiTheme="minorEastAsia" w:hint="eastAsia"/>
                <w:color w:val="000000"/>
                <w:szCs w:val="21"/>
              </w:rPr>
            </w:pPr>
            <w:r w:rsidRPr="00996552">
              <w:rPr>
                <w:rFonts w:asciiTheme="minorEastAsia" w:hAnsiTheme="minorEastAsia" w:hint="eastAsia"/>
                <w:color w:val="000000"/>
                <w:szCs w:val="21"/>
              </w:rPr>
              <w:t>在多目标进化算法</w:t>
            </w:r>
            <w:r w:rsidRPr="00E40B0E">
              <w:rPr>
                <w:rFonts w:cs="Times New Roman"/>
                <w:color w:val="000000"/>
                <w:szCs w:val="21"/>
              </w:rPr>
              <w:t>NSGA-II</w:t>
            </w:r>
            <w:r w:rsidRPr="00996552">
              <w:rPr>
                <w:rFonts w:asciiTheme="minorEastAsia" w:hAnsiTheme="minorEastAsia" w:hint="eastAsia"/>
                <w:color w:val="000000"/>
                <w:szCs w:val="21"/>
              </w:rPr>
              <w:t>的交叉算子中，常见做法是让两个父代个体在基因片段上进行信息交换。然而，这种方式在复杂时序施肥优化问题中存在随机性过强</w:t>
            </w:r>
            <w:r>
              <w:rPr>
                <w:rFonts w:asciiTheme="minorEastAsia" w:hAnsiTheme="minorEastAsia" w:hint="eastAsia"/>
                <w:color w:val="000000"/>
                <w:szCs w:val="21"/>
              </w:rPr>
              <w:t>的问题，</w:t>
            </w:r>
            <w:r w:rsidRPr="00996552">
              <w:rPr>
                <w:rFonts w:asciiTheme="minorEastAsia" w:hAnsiTheme="minorEastAsia" w:hint="eastAsia"/>
                <w:color w:val="000000"/>
                <w:szCs w:val="21"/>
              </w:rPr>
              <w:t>缺乏知识引导</w:t>
            </w:r>
            <w:r>
              <w:rPr>
                <w:rFonts w:asciiTheme="minorEastAsia" w:hAnsiTheme="minorEastAsia" w:hint="eastAsia"/>
                <w:color w:val="000000"/>
                <w:szCs w:val="21"/>
              </w:rPr>
              <w:t>，</w:t>
            </w:r>
            <w:r w:rsidRPr="00996552">
              <w:rPr>
                <w:rFonts w:asciiTheme="minorEastAsia" w:hAnsiTheme="minorEastAsia" w:hint="eastAsia"/>
                <w:color w:val="000000"/>
                <w:szCs w:val="21"/>
              </w:rPr>
              <w:t>父代之间的盲目组合可能破坏施肥序列中的时序协同关系，导致子代不可解释或无效。因此，本研究引入 原型引导交叉</w:t>
            </w:r>
            <w:r>
              <w:rPr>
                <w:rFonts w:asciiTheme="minorEastAsia" w:hAnsiTheme="minorEastAsia" w:hint="eastAsia"/>
                <w:color w:val="000000"/>
                <w:szCs w:val="21"/>
              </w:rPr>
              <w:t>，</w:t>
            </w:r>
            <w:r w:rsidRPr="00996552">
              <w:rPr>
                <w:rFonts w:asciiTheme="minorEastAsia" w:hAnsiTheme="minorEastAsia" w:hint="eastAsia"/>
                <w:color w:val="000000"/>
                <w:szCs w:val="21"/>
              </w:rPr>
              <w:t>其核心思想是：在交叉过程中，不仅依赖父代个体的信息，还要引入高产施肥原型</w:t>
            </w:r>
            <w:r>
              <w:rPr>
                <w:rFonts w:asciiTheme="minorEastAsia" w:hAnsiTheme="minorEastAsia" w:hint="eastAsia"/>
                <w:color w:val="000000"/>
                <w:szCs w:val="21"/>
              </w:rPr>
              <w:t>，</w:t>
            </w:r>
            <w:r w:rsidRPr="00996552">
              <w:rPr>
                <w:rFonts w:asciiTheme="minorEastAsia" w:hAnsiTheme="minorEastAsia" w:hint="eastAsia"/>
                <w:color w:val="000000"/>
                <w:szCs w:val="21"/>
              </w:rPr>
              <w:t>使得子代生成更贴近历史数据中已验证的高产区域</w:t>
            </w:r>
            <w:r w:rsidR="00176735" w:rsidRPr="00176735">
              <w:rPr>
                <w:rFonts w:cs="Times New Roman"/>
                <w:color w:val="000000"/>
                <w:szCs w:val="21"/>
              </w:rPr>
              <w:fldChar w:fldCharType="begin"/>
            </w:r>
            <w:r w:rsidR="00176735" w:rsidRPr="00176735">
              <w:rPr>
                <w:rFonts w:cs="Times New Roman"/>
                <w:color w:val="000000"/>
                <w:szCs w:val="21"/>
              </w:rPr>
              <w:instrText xml:space="preserve"> REF _Ref208266409 \r \h </w:instrText>
            </w:r>
            <w:r w:rsidR="00176735">
              <w:rPr>
                <w:rFonts w:cs="Times New Roman"/>
                <w:color w:val="000000"/>
                <w:szCs w:val="21"/>
              </w:rPr>
              <w:instrText xml:space="preserve"> \* MERGEFORMAT </w:instrText>
            </w:r>
            <w:r w:rsidR="00176735" w:rsidRPr="00176735">
              <w:rPr>
                <w:rFonts w:cs="Times New Roman"/>
                <w:color w:val="000000"/>
                <w:szCs w:val="21"/>
              </w:rPr>
            </w:r>
            <w:r w:rsidR="00176735" w:rsidRPr="00176735">
              <w:rPr>
                <w:rFonts w:cs="Times New Roman"/>
                <w:color w:val="000000"/>
                <w:szCs w:val="21"/>
              </w:rPr>
              <w:fldChar w:fldCharType="separate"/>
            </w:r>
            <w:r w:rsidR="00176735" w:rsidRPr="00176735">
              <w:rPr>
                <w:rFonts w:cs="Times New Roman"/>
                <w:color w:val="000000"/>
                <w:szCs w:val="21"/>
              </w:rPr>
              <w:t xml:space="preserve">[13] </w:t>
            </w:r>
            <w:r w:rsidR="00176735" w:rsidRPr="00176735">
              <w:rPr>
                <w:rFonts w:cs="Times New Roman"/>
                <w:color w:val="000000"/>
                <w:szCs w:val="21"/>
              </w:rPr>
              <w:fldChar w:fldCharType="end"/>
            </w:r>
            <w:r w:rsidRPr="00996552">
              <w:rPr>
                <w:rFonts w:asciiTheme="minorEastAsia" w:hAnsiTheme="minorEastAsia" w:hint="eastAsia"/>
                <w:color w:val="000000"/>
                <w:szCs w:val="21"/>
              </w:rPr>
              <w:t>。</w:t>
            </w:r>
            <w:r w:rsidR="00A95F48">
              <w:rPr>
                <w:rFonts w:asciiTheme="minorEastAsia" w:hAnsiTheme="minorEastAsia" w:hint="eastAsia"/>
                <w:color w:val="000000"/>
                <w:szCs w:val="21"/>
              </w:rPr>
              <w:t>模块结构图如图2 所示</w:t>
            </w:r>
            <w:r w:rsidR="003B5023">
              <w:rPr>
                <w:rFonts w:asciiTheme="minorEastAsia" w:hAnsiTheme="minorEastAsia" w:hint="eastAsia"/>
                <w:color w:val="000000"/>
                <w:szCs w:val="21"/>
              </w:rPr>
              <w:t>。</w:t>
            </w:r>
          </w:p>
          <w:p w14:paraId="21B0E97D" w14:textId="4E56FFA7" w:rsidR="003B5023" w:rsidRDefault="00B90E1F" w:rsidP="007B797A">
            <w:pPr>
              <w:spacing w:line="240" w:lineRule="auto"/>
              <w:ind w:firstLineChars="0" w:firstLine="0"/>
              <w:jc w:val="center"/>
              <w:rPr>
                <w:rFonts w:asciiTheme="minorEastAsia" w:hAnsiTheme="minorEastAsia" w:hint="eastAsia"/>
                <w:color w:val="000000"/>
                <w:szCs w:val="21"/>
              </w:rPr>
            </w:pPr>
            <w:r w:rsidRPr="00B90E1F">
              <w:rPr>
                <w:rFonts w:asciiTheme="minorEastAsia" w:hAnsiTheme="minorEastAsia"/>
                <w:noProof/>
                <w:color w:val="000000"/>
                <w:szCs w:val="21"/>
              </w:rPr>
              <w:drawing>
                <wp:inline distT="0" distB="0" distL="0" distR="0" wp14:anchorId="7A9A77AA" wp14:editId="12EDB856">
                  <wp:extent cx="5803900" cy="2738755"/>
                  <wp:effectExtent l="0" t="0" r="6350" b="4445"/>
                  <wp:docPr id="211933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3888" name=""/>
                          <pic:cNvPicPr/>
                        </pic:nvPicPr>
                        <pic:blipFill>
                          <a:blip r:embed="rId13"/>
                          <a:stretch>
                            <a:fillRect/>
                          </a:stretch>
                        </pic:blipFill>
                        <pic:spPr>
                          <a:xfrm>
                            <a:off x="0" y="0"/>
                            <a:ext cx="5803900" cy="2738755"/>
                          </a:xfrm>
                          <a:prstGeom prst="rect">
                            <a:avLst/>
                          </a:prstGeom>
                        </pic:spPr>
                      </pic:pic>
                    </a:graphicData>
                  </a:graphic>
                </wp:inline>
              </w:drawing>
            </w:r>
          </w:p>
          <w:p w14:paraId="38323230" w14:textId="756FE84A" w:rsidR="00A95F48" w:rsidRDefault="007F4DE2" w:rsidP="007F4DE2">
            <w:pPr>
              <w:ind w:firstLineChars="0" w:firstLine="0"/>
              <w:jc w:val="center"/>
              <w:rPr>
                <w:rFonts w:asciiTheme="minorEastAsia" w:hAnsiTheme="minorEastAsia" w:hint="eastAsia"/>
                <w:color w:val="000000"/>
                <w:szCs w:val="21"/>
              </w:rPr>
            </w:pPr>
            <w:r>
              <w:rPr>
                <w:rFonts w:asciiTheme="minorEastAsia" w:hAnsiTheme="minorEastAsia" w:hint="eastAsia"/>
                <w:color w:val="000000"/>
                <w:szCs w:val="21"/>
              </w:rPr>
              <w:t>图2.</w:t>
            </w:r>
            <w:r w:rsidRPr="002813DF">
              <w:rPr>
                <w:rFonts w:asciiTheme="minorEastAsia" w:hAnsiTheme="minorEastAsia" w:hint="eastAsia"/>
                <w:b/>
                <w:bCs/>
                <w:color w:val="000000"/>
                <w:szCs w:val="21"/>
              </w:rPr>
              <w:t xml:space="preserve"> </w:t>
            </w:r>
            <w:r w:rsidRPr="007F4DE2">
              <w:rPr>
                <w:rFonts w:asciiTheme="minorEastAsia" w:hAnsiTheme="minorEastAsia" w:hint="eastAsia"/>
                <w:color w:val="000000"/>
                <w:szCs w:val="21"/>
              </w:rPr>
              <w:t>交叉算子模块</w:t>
            </w:r>
          </w:p>
          <w:p w14:paraId="2C1834A2" w14:textId="7976A241" w:rsidR="00996552" w:rsidRPr="00996552" w:rsidRDefault="00996552" w:rsidP="007648C2">
            <w:pPr>
              <w:ind w:firstLine="420"/>
              <w:rPr>
                <w:rFonts w:asciiTheme="minorEastAsia" w:hAnsiTheme="minorEastAsia" w:hint="eastAsia"/>
                <w:color w:val="000000"/>
                <w:szCs w:val="21"/>
              </w:rPr>
            </w:pPr>
            <w:r w:rsidRPr="00996552">
              <w:rPr>
                <w:rFonts w:asciiTheme="minorEastAsia" w:hAnsiTheme="minorEastAsia" w:hint="eastAsia"/>
                <w:color w:val="000000"/>
                <w:szCs w:val="21"/>
              </w:rPr>
              <w:t xml:space="preserve">假设两个父代个体分别为 </w:t>
            </w:r>
            <m:oMath>
              <m:sSup>
                <m:sSupPr>
                  <m:ctrlPr>
                    <w:rPr>
                      <w:rFonts w:ascii="Cambria Math" w:hAnsi="Cambria Math" w:cs="Cambria Math"/>
                      <w:color w:val="000000"/>
                      <w:szCs w:val="21"/>
                    </w:rPr>
                  </m:ctrlPr>
                </m:sSupPr>
                <m:e>
                  <m:r>
                    <w:rPr>
                      <w:rFonts w:ascii="Cambria Math" w:hAnsi="Cambria Math" w:cs="Cambria Math" w:hint="eastAsia"/>
                      <w:color w:val="000000"/>
                      <w:szCs w:val="21"/>
                    </w:rPr>
                    <m:t>X</m:t>
                  </m:r>
                </m:e>
                <m:sup>
                  <m:r>
                    <m:rPr>
                      <m:sty m:val="p"/>
                    </m:rPr>
                    <w:rPr>
                      <w:rFonts w:ascii="Cambria Math" w:hAnsi="Cambria Math" w:cs="Cambria Math" w:hint="eastAsia"/>
                      <w:color w:val="000000"/>
                      <w:szCs w:val="21"/>
                    </w:rPr>
                    <m:t>(</m:t>
                  </m:r>
                  <m:r>
                    <w:rPr>
                      <w:rFonts w:ascii="Cambria Math" w:hAnsi="Cambria Math" w:cs="Cambria Math" w:hint="eastAsia"/>
                      <w:color w:val="000000"/>
                      <w:szCs w:val="21"/>
                    </w:rPr>
                    <m:t>A</m:t>
                  </m:r>
                  <m:r>
                    <m:rPr>
                      <m:sty m:val="p"/>
                    </m:rPr>
                    <w:rPr>
                      <w:rFonts w:ascii="Cambria Math" w:hAnsi="Cambria Math" w:cs="Cambria Math" w:hint="eastAsia"/>
                      <w:color w:val="000000"/>
                      <w:szCs w:val="21"/>
                    </w:rPr>
                    <m:t>)</m:t>
                  </m:r>
                </m:sup>
              </m:sSup>
              <m:r>
                <m:rPr>
                  <m:sty m:val="p"/>
                </m:rPr>
                <w:rPr>
                  <w:rFonts w:ascii="Cambria Math" w:hAnsi="Cambria Math" w:cs="Cambria Math" w:hint="eastAsia"/>
                  <w:color w:val="000000"/>
                  <w:szCs w:val="21"/>
                </w:rPr>
                <m:t>,</m:t>
              </m:r>
              <m:sSup>
                <m:sSupPr>
                  <m:ctrlPr>
                    <w:rPr>
                      <w:rFonts w:ascii="Cambria Math" w:hAnsi="Cambria Math" w:cs="Cambria Math"/>
                      <w:color w:val="000000"/>
                      <w:szCs w:val="21"/>
                    </w:rPr>
                  </m:ctrlPr>
                </m:sSupPr>
                <m:e>
                  <m:r>
                    <w:rPr>
                      <w:rFonts w:ascii="Cambria Math" w:hAnsi="Cambria Math" w:cs="Cambria Math" w:hint="eastAsia"/>
                      <w:color w:val="000000"/>
                      <w:szCs w:val="21"/>
                    </w:rPr>
                    <m:t>X</m:t>
                  </m:r>
                </m:e>
                <m:sup>
                  <m:r>
                    <m:rPr>
                      <m:sty m:val="p"/>
                    </m:rPr>
                    <w:rPr>
                      <w:rFonts w:ascii="Cambria Math" w:hAnsi="Cambria Math" w:cs="Cambria Math" w:hint="eastAsia"/>
                      <w:color w:val="000000"/>
                      <w:szCs w:val="21"/>
                    </w:rPr>
                    <m:t>(</m:t>
                  </m:r>
                  <m:r>
                    <w:rPr>
                      <w:rFonts w:ascii="Cambria Math" w:hAnsi="Cambria Math" w:cs="Cambria Math" w:hint="eastAsia"/>
                      <w:color w:val="000000"/>
                      <w:szCs w:val="21"/>
                    </w:rPr>
                    <m:t>B</m:t>
                  </m:r>
                  <m:r>
                    <m:rPr>
                      <m:sty m:val="p"/>
                    </m:rPr>
                    <w:rPr>
                      <w:rFonts w:ascii="Cambria Math" w:hAnsi="Cambria Math" w:cs="Cambria Math" w:hint="eastAsia"/>
                      <w:color w:val="000000"/>
                      <w:szCs w:val="21"/>
                    </w:rPr>
                    <m:t>)</m:t>
                  </m:r>
                </m:sup>
              </m:sSup>
              <m:r>
                <m:rPr>
                  <m:sty m:val="p"/>
                </m:rPr>
                <w:rPr>
                  <w:rFonts w:ascii="Cambria Math" w:hAnsi="Cambria Math" w:cs="Cambria Math" w:hint="eastAsia"/>
                  <w:color w:val="000000"/>
                  <w:szCs w:val="21"/>
                </w:rPr>
                <m:t>∈</m:t>
              </m:r>
              <m:sSup>
                <m:sSupPr>
                  <m:ctrlPr>
                    <w:rPr>
                      <w:rFonts w:ascii="Cambria Math" w:hAnsi="Cambria Math" w:cs="Cambria Math"/>
                      <w:color w:val="000000"/>
                      <w:szCs w:val="21"/>
                    </w:rPr>
                  </m:ctrlPr>
                </m:sSupPr>
                <m:e>
                  <m:r>
                    <m:rPr>
                      <m:scr m:val="double-struck"/>
                      <m:sty m:val="p"/>
                    </m:rPr>
                    <w:rPr>
                      <w:rFonts w:ascii="Cambria Math" w:hAnsi="Cambria Math" w:cs="Cambria Math"/>
                      <w:color w:val="000000"/>
                      <w:szCs w:val="21"/>
                    </w:rPr>
                    <m:t>R</m:t>
                  </m:r>
                </m:e>
                <m:sup>
                  <m:r>
                    <m:rPr>
                      <m:sty m:val="p"/>
                    </m:rPr>
                    <w:rPr>
                      <w:rFonts w:ascii="Cambria Math" w:hAnsi="Cambria Math" w:cs="Cambria Math" w:hint="eastAsia"/>
                      <w:color w:val="000000"/>
                      <w:szCs w:val="21"/>
                    </w:rPr>
                    <m:t>3</m:t>
                  </m:r>
                  <m:r>
                    <w:rPr>
                      <w:rFonts w:ascii="Cambria Math" w:hAnsi="Cambria Math" w:cs="Cambria Math" w:hint="eastAsia"/>
                      <w:color w:val="000000"/>
                      <w:szCs w:val="21"/>
                    </w:rPr>
                    <m:t>T</m:t>
                  </m:r>
                </m:sup>
              </m:sSup>
            </m:oMath>
            <w:r w:rsidRPr="00996552">
              <w:rPr>
                <w:rFonts w:asciiTheme="minorEastAsia" w:hAnsiTheme="minorEastAsia" w:hint="eastAsia"/>
                <w:color w:val="000000"/>
                <w:szCs w:val="21"/>
              </w:rPr>
              <w:t xml:space="preserve">，其中 </w:t>
            </w:r>
            <m:oMath>
              <m:r>
                <w:rPr>
                  <w:rFonts w:ascii="Cambria Math" w:hAnsi="Cambria Math" w:cs="Cambria Math"/>
                  <w:color w:val="000000"/>
                  <w:szCs w:val="21"/>
                </w:rPr>
                <m:t>T</m:t>
              </m:r>
            </m:oMath>
            <w:r w:rsidR="00BD78E9">
              <w:rPr>
                <w:rFonts w:asciiTheme="minorEastAsia" w:hAnsiTheme="minorEastAsia" w:hint="eastAsia"/>
                <w:color w:val="000000"/>
                <w:szCs w:val="21"/>
              </w:rPr>
              <w:t xml:space="preserve"> </w:t>
            </w:r>
            <w:r w:rsidRPr="00996552">
              <w:rPr>
                <w:rFonts w:asciiTheme="minorEastAsia" w:hAnsiTheme="minorEastAsia" w:hint="eastAsia"/>
                <w:color w:val="000000"/>
                <w:szCs w:val="21"/>
              </w:rPr>
              <w:t>表示施肥阶段数</w:t>
            </w:r>
            <w:r w:rsidR="00346237">
              <w:rPr>
                <w:rFonts w:asciiTheme="minorEastAsia" w:hAnsiTheme="minorEastAsia" w:hint="eastAsia"/>
                <w:color w:val="000000"/>
                <w:szCs w:val="21"/>
              </w:rPr>
              <w:t>，</w:t>
            </w:r>
            <w:r w:rsidR="00346237" w:rsidRPr="00346237">
              <w:rPr>
                <w:rFonts w:asciiTheme="minorEastAsia" w:hAnsiTheme="minorEastAsia" w:hint="eastAsia"/>
                <w:color w:val="000000"/>
                <w:szCs w:val="21"/>
              </w:rPr>
              <w:t>每个阶段包含氮、磷、钾三个养分。</w:t>
            </w:r>
            <w:r w:rsidRPr="00996552">
              <w:rPr>
                <w:rFonts w:asciiTheme="minorEastAsia" w:hAnsiTheme="minorEastAsia" w:hint="eastAsia"/>
                <w:color w:val="000000"/>
                <w:szCs w:val="21"/>
              </w:rPr>
              <w:t xml:space="preserve">设高产施肥原型集合为 </w:t>
            </w:r>
            <m:oMath>
              <m:r>
                <w:rPr>
                  <w:rFonts w:ascii="Cambria Math" w:hAnsi="Cambria Math" w:cs="Cambria Math"/>
                  <w:color w:val="000000"/>
                  <w:szCs w:val="21"/>
                </w:rPr>
                <m:t>A</m:t>
              </m:r>
              <m:r>
                <m:rPr>
                  <m:sty m:val="p"/>
                </m:rPr>
                <w:rPr>
                  <w:rFonts w:ascii="Cambria Math" w:hAnsi="Cambria Math"/>
                  <w:color w:val="000000"/>
                  <w:szCs w:val="21"/>
                </w:rPr>
                <m:t>={</m:t>
              </m:r>
              <m:sSup>
                <m:sSupPr>
                  <m:ctrlPr>
                    <w:rPr>
                      <w:rFonts w:ascii="Cambria Math" w:hAnsi="Cambria Math" w:cs="Cambria Math"/>
                      <w:color w:val="000000"/>
                      <w:szCs w:val="21"/>
                    </w:rPr>
                  </m:ctrlPr>
                </m:sSupPr>
                <m:e>
                  <m:r>
                    <w:rPr>
                      <w:rFonts w:ascii="Cambria Math" w:hAnsi="Cambria Math" w:cs="Cambria Math"/>
                      <w:color w:val="000000"/>
                      <w:szCs w:val="21"/>
                    </w:rPr>
                    <m:t>A</m:t>
                  </m:r>
                </m:e>
                <m:sup>
                  <m:r>
                    <m:rPr>
                      <m:sty m:val="p"/>
                    </m:rPr>
                    <w:rPr>
                      <w:rFonts w:ascii="Cambria Math" w:hAnsi="Cambria Math"/>
                      <w:color w:val="000000"/>
                      <w:szCs w:val="21"/>
                    </w:rPr>
                    <m:t>(1)</m:t>
                  </m:r>
                </m:sup>
              </m:sSup>
              <m:r>
                <m:rPr>
                  <m:sty m:val="p"/>
                </m:rPr>
                <w:rPr>
                  <w:rFonts w:ascii="Cambria Math" w:hAnsi="Cambria Math"/>
                  <w:color w:val="000000"/>
                  <w:szCs w:val="21"/>
                </w:rPr>
                <m:t>,</m:t>
              </m:r>
              <m:sSup>
                <m:sSupPr>
                  <m:ctrlPr>
                    <w:rPr>
                      <w:rFonts w:ascii="Cambria Math" w:hAnsi="Cambria Math" w:cs="Cambria Math"/>
                      <w:color w:val="000000"/>
                      <w:szCs w:val="21"/>
                    </w:rPr>
                  </m:ctrlPr>
                </m:sSupPr>
                <m:e>
                  <m:r>
                    <w:rPr>
                      <w:rFonts w:ascii="Cambria Math" w:hAnsi="Cambria Math" w:cs="Cambria Math"/>
                      <w:color w:val="000000"/>
                      <w:szCs w:val="21"/>
                    </w:rPr>
                    <m:t>A</m:t>
                  </m:r>
                </m:e>
                <m:sup>
                  <m:r>
                    <m:rPr>
                      <m:sty m:val="p"/>
                    </m:rPr>
                    <w:rPr>
                      <w:rFonts w:ascii="Cambria Math" w:hAnsi="Cambria Math" w:cs="Cambria Math"/>
                      <w:color w:val="000000"/>
                      <w:szCs w:val="21"/>
                    </w:rPr>
                    <m:t>(2)</m:t>
                  </m:r>
                </m:sup>
              </m:sSup>
              <m:r>
                <m:rPr>
                  <m:sty m:val="p"/>
                </m:rPr>
                <w:rPr>
                  <w:rFonts w:ascii="Cambria Math" w:hAnsi="Cambria Math"/>
                  <w:color w:val="000000"/>
                  <w:szCs w:val="21"/>
                </w:rPr>
                <m:t>,</m:t>
              </m:r>
              <m:r>
                <m:rPr>
                  <m:sty m:val="p"/>
                </m:rPr>
                <w:rPr>
                  <w:rFonts w:ascii="Cambria Math" w:hAnsi="Cambria Math" w:hint="eastAsia"/>
                  <w:color w:val="000000"/>
                  <w:szCs w:val="21"/>
                </w:rPr>
                <m:t>…</m:t>
              </m:r>
              <m:r>
                <m:rPr>
                  <m:sty m:val="p"/>
                </m:rPr>
                <w:rPr>
                  <w:rFonts w:ascii="Cambria Math" w:hAnsi="Cambria Math"/>
                  <w:color w:val="000000"/>
                  <w:szCs w:val="21"/>
                </w:rPr>
                <m:t>,</m:t>
              </m:r>
              <m:sSup>
                <m:sSupPr>
                  <m:ctrlPr>
                    <w:rPr>
                      <w:rFonts w:ascii="Cambria Math" w:hAnsi="Cambria Math" w:cs="Cambria Math"/>
                      <w:color w:val="000000"/>
                      <w:szCs w:val="21"/>
                    </w:rPr>
                  </m:ctrlPr>
                </m:sSupPr>
                <m:e>
                  <m:r>
                    <w:rPr>
                      <w:rFonts w:ascii="Cambria Math" w:hAnsi="Cambria Math" w:cs="Cambria Math"/>
                      <w:color w:val="000000"/>
                      <w:szCs w:val="21"/>
                    </w:rPr>
                    <m:t>A</m:t>
                  </m:r>
                </m:e>
                <m:sup>
                  <m:r>
                    <m:rPr>
                      <m:sty m:val="p"/>
                    </m:rPr>
                    <w:rPr>
                      <w:rFonts w:ascii="Cambria Math" w:hAnsi="Cambria Math" w:cs="Cambria Math"/>
                      <w:color w:val="000000"/>
                      <w:szCs w:val="21"/>
                    </w:rPr>
                    <m:t>(</m:t>
                  </m:r>
                  <m:r>
                    <w:rPr>
                      <w:rFonts w:ascii="Cambria Math" w:hAnsi="Cambria Math" w:cs="Cambria Math"/>
                      <w:color w:val="000000"/>
                      <w:szCs w:val="21"/>
                    </w:rPr>
                    <m:t>M</m:t>
                  </m:r>
                  <m:r>
                    <m:rPr>
                      <m:sty m:val="p"/>
                    </m:rPr>
                    <w:rPr>
                      <w:rFonts w:ascii="Cambria Math" w:hAnsi="Cambria Math" w:cs="Cambria Math"/>
                      <w:color w:val="000000"/>
                      <w:szCs w:val="21"/>
                    </w:rPr>
                    <m:t>)</m:t>
                  </m:r>
                </m:sup>
              </m:sSup>
              <m:r>
                <m:rPr>
                  <m:sty m:val="p"/>
                </m:rPr>
                <w:rPr>
                  <w:rFonts w:ascii="Cambria Math" w:hAnsi="Cambria Math"/>
                  <w:color w:val="000000"/>
                  <w:szCs w:val="21"/>
                </w:rPr>
                <m:t>}</m:t>
              </m:r>
            </m:oMath>
            <w:r w:rsidRPr="00996552">
              <w:rPr>
                <w:rFonts w:asciiTheme="minorEastAsia" w:hAnsiTheme="minorEastAsia" w:hint="eastAsia"/>
                <w:color w:val="000000"/>
                <w:szCs w:val="21"/>
              </w:rPr>
              <w:t xml:space="preserve">，其中每个原型 </w:t>
            </w:r>
            <m:oMath>
              <m:sSup>
                <m:sSupPr>
                  <m:ctrlPr>
                    <w:rPr>
                      <w:rFonts w:ascii="Cambria Math" w:hAnsi="Cambria Math" w:cs="Cambria Math"/>
                      <w:color w:val="000000"/>
                      <w:szCs w:val="21"/>
                    </w:rPr>
                  </m:ctrlPr>
                </m:sSupPr>
                <m:e>
                  <m:r>
                    <w:rPr>
                      <w:rFonts w:ascii="Cambria Math" w:hAnsi="Cambria Math" w:cs="Cambria Math"/>
                      <w:color w:val="000000"/>
                      <w:szCs w:val="21"/>
                    </w:rPr>
                    <m:t>A</m:t>
                  </m:r>
                </m:e>
                <m:sup>
                  <m:r>
                    <m:rPr>
                      <m:sty m:val="p"/>
                    </m:rPr>
                    <w:rPr>
                      <w:rFonts w:ascii="Cambria Math" w:hAnsi="Cambria Math" w:cs="Cambria Math"/>
                      <w:color w:val="000000"/>
                      <w:szCs w:val="21"/>
                    </w:rPr>
                    <m:t>(</m:t>
                  </m:r>
                  <m:r>
                    <w:rPr>
                      <w:rFonts w:ascii="Cambria Math" w:hAnsi="Cambria Math" w:cs="Cambria Math"/>
                      <w:color w:val="000000"/>
                      <w:szCs w:val="21"/>
                    </w:rPr>
                    <m:t>k</m:t>
                  </m:r>
                  <m:r>
                    <m:rPr>
                      <m:sty m:val="p"/>
                    </m:rPr>
                    <w:rPr>
                      <w:rFonts w:ascii="Cambria Math" w:hAnsi="Cambria Math" w:cs="Cambria Math"/>
                      <w:color w:val="000000"/>
                      <w:szCs w:val="21"/>
                    </w:rPr>
                    <m:t>)</m:t>
                  </m:r>
                </m:sup>
              </m:sSup>
            </m:oMath>
            <w:r w:rsidR="00BD78E9">
              <w:rPr>
                <w:rFonts w:asciiTheme="minorEastAsia" w:hAnsiTheme="minorEastAsia" w:hint="eastAsia"/>
                <w:color w:val="000000"/>
                <w:szCs w:val="21"/>
              </w:rPr>
              <w:t xml:space="preserve"> </w:t>
            </w:r>
            <w:r w:rsidRPr="00996552">
              <w:rPr>
                <w:rFonts w:asciiTheme="minorEastAsia" w:hAnsiTheme="minorEastAsia" w:hint="eastAsia"/>
                <w:color w:val="000000"/>
                <w:szCs w:val="21"/>
              </w:rPr>
              <w:t>来源于历史高产样本的聚类中心。</w:t>
            </w:r>
          </w:p>
          <w:p w14:paraId="37A7E931" w14:textId="77777777" w:rsidR="00996552" w:rsidRPr="00996552" w:rsidRDefault="00996552" w:rsidP="00996552">
            <w:pPr>
              <w:ind w:leftChars="100" w:left="210" w:firstLineChars="100" w:firstLine="210"/>
              <w:rPr>
                <w:rFonts w:asciiTheme="minorEastAsia" w:hAnsiTheme="minorEastAsia" w:hint="eastAsia"/>
                <w:color w:val="000000"/>
                <w:szCs w:val="21"/>
              </w:rPr>
            </w:pPr>
            <w:r w:rsidRPr="00996552">
              <w:rPr>
                <w:rFonts w:asciiTheme="minorEastAsia" w:hAnsiTheme="minorEastAsia" w:hint="eastAsia"/>
                <w:color w:val="000000"/>
                <w:szCs w:val="21"/>
              </w:rPr>
              <w:t>定义相似度（或距离）函数：</w:t>
            </w:r>
          </w:p>
          <w:p w14:paraId="0AF5E479" w14:textId="7A15D6AF" w:rsidR="009171FD" w:rsidRPr="009171FD" w:rsidRDefault="00000000" w:rsidP="002529AF">
            <w:pPr>
              <w:spacing w:line="240" w:lineRule="auto"/>
              <w:ind w:leftChars="100" w:left="210" w:firstLineChars="100" w:firstLine="21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r>
                      <w:rPr>
                        <w:rFonts w:ascii="Cambria Math" w:hAnsi="Cambria Math" w:cs="Cambria Math"/>
                        <w:color w:val="000000"/>
                        <w:szCs w:val="21"/>
                      </w:rPr>
                      <m:t>d</m:t>
                    </m:r>
                    <m:d>
                      <m:dPr>
                        <m:ctrlPr>
                          <w:rPr>
                            <w:rFonts w:ascii="Cambria Math" w:hAnsi="Cambria Math"/>
                            <w:color w:val="000000"/>
                            <w:szCs w:val="21"/>
                          </w:rPr>
                        </m:ctrlPr>
                      </m:dPr>
                      <m:e>
                        <m:r>
                          <w:rPr>
                            <w:rFonts w:ascii="Cambria Math" w:hAnsi="Cambria Math" w:cs="Cambria Math"/>
                            <w:color w:val="000000"/>
                            <w:szCs w:val="21"/>
                          </w:rPr>
                          <m:t>P</m:t>
                        </m:r>
                        <m:r>
                          <m:rPr>
                            <m:sty m:val="p"/>
                          </m:rPr>
                          <w:rPr>
                            <w:rFonts w:ascii="Cambria Math" w:hAnsi="Cambria Math"/>
                            <w:color w:val="000000"/>
                            <w:szCs w:val="21"/>
                          </w:rPr>
                          <m:t>,</m:t>
                        </m:r>
                        <m:r>
                          <w:rPr>
                            <w:rFonts w:ascii="Cambria Math" w:hAnsi="Cambria Math" w:cs="Cambria Math"/>
                            <w:color w:val="000000"/>
                            <w:szCs w:val="21"/>
                          </w:rPr>
                          <m:t>A</m:t>
                        </m:r>
                      </m:e>
                    </m:d>
                    <m:r>
                      <m:rPr>
                        <m:sty m:val="p"/>
                      </m:rPr>
                      <w:rPr>
                        <w:rFonts w:ascii="Cambria Math" w:hAnsi="Cambria Math"/>
                        <w:color w:val="000000"/>
                        <w:szCs w:val="21"/>
                      </w:rPr>
                      <m:t>=</m:t>
                    </m:r>
                    <m:rad>
                      <m:radPr>
                        <m:degHide m:val="1"/>
                        <m:ctrlPr>
                          <w:rPr>
                            <w:rFonts w:ascii="Cambria Math" w:hAnsi="Cambria Math"/>
                            <w:color w:val="000000"/>
                            <w:szCs w:val="21"/>
                          </w:rPr>
                        </m:ctrlPr>
                      </m:radPr>
                      <m:deg/>
                      <m:e>
                        <m:nary>
                          <m:naryPr>
                            <m:chr m:val="∑"/>
                            <m:limLoc m:val="undOvr"/>
                            <m:ctrlPr>
                              <w:rPr>
                                <w:rFonts w:ascii="Cambria Math" w:hAnsi="Cambria Math" w:cs="Cambria Math"/>
                                <w:color w:val="000000"/>
                                <w:szCs w:val="21"/>
                              </w:rPr>
                            </m:ctrlPr>
                          </m:naryPr>
                          <m:sub>
                            <m:r>
                              <w:rPr>
                                <w:rFonts w:ascii="Cambria Math" w:hAnsi="Cambria Math" w:cs="Cambria Math"/>
                                <w:color w:val="000000"/>
                                <w:szCs w:val="21"/>
                              </w:rPr>
                              <m:t>j</m:t>
                            </m:r>
                            <m:r>
                              <m:rPr>
                                <m:sty m:val="p"/>
                              </m:rPr>
                              <w:rPr>
                                <w:rFonts w:ascii="Cambria Math" w:hAnsi="Cambria Math"/>
                                <w:color w:val="000000"/>
                                <w:szCs w:val="21"/>
                              </w:rPr>
                              <m:t>=1</m:t>
                            </m:r>
                          </m:sub>
                          <m:sup>
                            <m:r>
                              <m:rPr>
                                <m:sty m:val="p"/>
                              </m:rPr>
                              <w:rPr>
                                <w:rFonts w:ascii="Cambria Math" w:hAnsi="Cambria Math"/>
                                <w:color w:val="000000"/>
                                <w:szCs w:val="21"/>
                              </w:rPr>
                              <m:t>3</m:t>
                            </m:r>
                            <m:r>
                              <w:rPr>
                                <w:rFonts w:ascii="Cambria Math" w:hAnsi="Cambria Math" w:cs="Cambria Math"/>
                                <w:color w:val="000000"/>
                                <w:szCs w:val="21"/>
                              </w:rPr>
                              <m:t>T</m:t>
                            </m:r>
                          </m:sup>
                          <m:e>
                            <m:sSup>
                              <m:sSupPr>
                                <m:ctrlPr>
                                  <w:rPr>
                                    <w:rFonts w:ascii="Cambria Math" w:hAnsi="Cambria Math"/>
                                    <w:color w:val="000000"/>
                                    <w:szCs w:val="21"/>
                                  </w:rPr>
                                </m:ctrlPr>
                              </m:sSupPr>
                              <m:e>
                                <m:d>
                                  <m:dPr>
                                    <m:ctrlPr>
                                      <w:rPr>
                                        <w:rFonts w:ascii="Cambria Math" w:hAnsi="Cambria Math"/>
                                        <w:color w:val="000000"/>
                                        <w:szCs w:val="21"/>
                                      </w:rPr>
                                    </m:ctrlPr>
                                  </m:dPr>
                                  <m:e>
                                    <m:sSub>
                                      <m:sSubPr>
                                        <m:ctrlPr>
                                          <w:rPr>
                                            <w:rFonts w:ascii="Cambria Math" w:hAnsi="Cambria Math" w:cs="Cambria Math"/>
                                            <w:color w:val="000000"/>
                                            <w:szCs w:val="21"/>
                                          </w:rPr>
                                        </m:ctrlPr>
                                      </m:sSubPr>
                                      <m:e>
                                        <m:r>
                                          <w:rPr>
                                            <w:rFonts w:ascii="Cambria Math" w:hAnsi="Cambria Math" w:cs="Cambria Math"/>
                                            <w:color w:val="000000"/>
                                            <w:szCs w:val="21"/>
                                          </w:rPr>
                                          <m:t>P</m:t>
                                        </m:r>
                                      </m:e>
                                      <m:sub>
                                        <m:r>
                                          <w:rPr>
                                            <w:rFonts w:ascii="Cambria Math" w:hAnsi="Cambria Math" w:cs="Cambria Math"/>
                                            <w:color w:val="000000"/>
                                            <w:szCs w:val="21"/>
                                          </w:rPr>
                                          <m:t>j</m:t>
                                        </m:r>
                                      </m:sub>
                                    </m:sSub>
                                    <m:r>
                                      <m:rPr>
                                        <m:sty m:val="p"/>
                                      </m:rPr>
                                      <w:rPr>
                                        <w:rFonts w:ascii="Cambria Math" w:hAnsi="Cambria Math" w:cs="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A</m:t>
                                        </m:r>
                                      </m:e>
                                      <m:sub>
                                        <m:r>
                                          <w:rPr>
                                            <w:rFonts w:ascii="Cambria Math" w:hAnsi="Cambria Math" w:cs="Cambria Math"/>
                                            <w:color w:val="000000"/>
                                            <w:szCs w:val="21"/>
                                          </w:rPr>
                                          <m:t>j</m:t>
                                        </m:r>
                                      </m:sub>
                                    </m:sSub>
                                  </m:e>
                                </m:d>
                              </m:e>
                              <m:sup>
                                <m:r>
                                  <m:rPr>
                                    <m:sty m:val="p"/>
                                  </m:rPr>
                                  <w:rPr>
                                    <w:rFonts w:ascii="Cambria Math" w:hAnsi="Cambria Math"/>
                                    <w:color w:val="000000"/>
                                    <w:szCs w:val="21"/>
                                  </w:rPr>
                                  <m:t>2</m:t>
                                </m:r>
                              </m:sup>
                            </m:sSup>
                          </m:e>
                        </m:nary>
                        <m:r>
                          <m:rPr>
                            <m:sty m:val="p"/>
                          </m:rPr>
                          <w:rPr>
                            <w:rFonts w:ascii="Cambria Math" w:hAnsi="Cambria Math"/>
                            <w:color w:val="000000"/>
                            <w:szCs w:val="21"/>
                          </w:rPr>
                          <m:t>​</m:t>
                        </m:r>
                      </m:e>
                    </m:rad>
                    <m:r>
                      <w:rPr>
                        <w:rFonts w:ascii="Cambria Math" w:hAnsi="Cambria Math" w:cs="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11</m:t>
                        </m:r>
                      </m:e>
                    </m:d>
                    <m:ctrlPr>
                      <w:rPr>
                        <w:rFonts w:ascii="Cambria Math" w:hAnsi="Cambria Math" w:cs="Cambria Math"/>
                        <w:i/>
                        <w:color w:val="000000"/>
                        <w:szCs w:val="21"/>
                      </w:rPr>
                    </m:ctrlPr>
                  </m:e>
                </m:eqArr>
              </m:oMath>
            </m:oMathPara>
          </w:p>
          <w:p w14:paraId="4C9A86A6" w14:textId="3A52381C" w:rsidR="00996552" w:rsidRDefault="00996552" w:rsidP="00996552">
            <w:pPr>
              <w:ind w:leftChars="100" w:left="210" w:firstLineChars="100" w:firstLine="210"/>
              <w:rPr>
                <w:rFonts w:asciiTheme="minorEastAsia" w:hAnsiTheme="minorEastAsia" w:hint="eastAsia"/>
                <w:color w:val="000000"/>
                <w:szCs w:val="21"/>
              </w:rPr>
            </w:pPr>
            <w:r w:rsidRPr="00996552">
              <w:rPr>
                <w:rFonts w:asciiTheme="minorEastAsia" w:hAnsiTheme="minorEastAsia" w:hint="eastAsia"/>
                <w:color w:val="000000"/>
                <w:szCs w:val="21"/>
              </w:rPr>
              <w:t>即采用欧氏距离度量个体与原型之间的差异。</w:t>
            </w:r>
          </w:p>
          <w:p w14:paraId="1C3B7A64" w14:textId="05CD8A86" w:rsidR="00996552" w:rsidRDefault="00996552" w:rsidP="000C4EC9">
            <w:pPr>
              <w:ind w:firstLineChars="0" w:firstLine="0"/>
              <w:rPr>
                <w:rFonts w:asciiTheme="minorEastAsia" w:hAnsiTheme="minorEastAsia" w:hint="eastAsia"/>
                <w:color w:val="000000"/>
                <w:szCs w:val="21"/>
              </w:rPr>
            </w:pPr>
            <w:r>
              <w:rPr>
                <w:rFonts w:asciiTheme="minorEastAsia" w:hAnsiTheme="minorEastAsia" w:hint="eastAsia"/>
                <w:color w:val="000000"/>
                <w:szCs w:val="21"/>
              </w:rPr>
              <w:t>接着</w:t>
            </w:r>
            <w:r w:rsidRPr="00996552">
              <w:rPr>
                <w:rFonts w:asciiTheme="minorEastAsia" w:hAnsiTheme="minorEastAsia" w:hint="eastAsia"/>
                <w:color w:val="000000"/>
                <w:szCs w:val="21"/>
              </w:rPr>
              <w:t>为父</w:t>
            </w:r>
            <w:proofErr w:type="gramStart"/>
            <w:r w:rsidRPr="00996552">
              <w:rPr>
                <w:rFonts w:asciiTheme="minorEastAsia" w:hAnsiTheme="minorEastAsia" w:hint="eastAsia"/>
                <w:color w:val="000000"/>
                <w:szCs w:val="21"/>
              </w:rPr>
              <w:t>代寻找</w:t>
            </w:r>
            <w:proofErr w:type="gramEnd"/>
            <w:r w:rsidRPr="00996552">
              <w:rPr>
                <w:rFonts w:asciiTheme="minorEastAsia" w:hAnsiTheme="minorEastAsia" w:hint="eastAsia"/>
                <w:color w:val="000000"/>
                <w:szCs w:val="21"/>
              </w:rPr>
              <w:t>最匹配的原型</w:t>
            </w:r>
            <w:r>
              <w:rPr>
                <w:rFonts w:asciiTheme="minorEastAsia" w:hAnsiTheme="minorEastAsia" w:hint="eastAsia"/>
                <w:color w:val="000000"/>
                <w:szCs w:val="21"/>
              </w:rPr>
              <w:t>，这里选择针对最优的父</w:t>
            </w:r>
            <w:proofErr w:type="gramStart"/>
            <w:r>
              <w:rPr>
                <w:rFonts w:asciiTheme="minorEastAsia" w:hAnsiTheme="minorEastAsia" w:hint="eastAsia"/>
                <w:color w:val="000000"/>
                <w:szCs w:val="21"/>
              </w:rPr>
              <w:t>代选择</w:t>
            </w:r>
            <w:proofErr w:type="gramEnd"/>
            <w:r>
              <w:rPr>
                <w:rFonts w:asciiTheme="minorEastAsia" w:hAnsiTheme="minorEastAsia" w:hint="eastAsia"/>
                <w:color w:val="000000"/>
                <w:szCs w:val="21"/>
              </w:rPr>
              <w:t>离其最近的原型，并加入交叉策略中进行引导。</w:t>
            </w:r>
            <w:r w:rsidR="00346237" w:rsidRPr="00346237">
              <w:rPr>
                <w:rFonts w:asciiTheme="minorEastAsia" w:hAnsiTheme="minorEastAsia" w:hint="eastAsia"/>
                <w:color w:val="000000"/>
                <w:szCs w:val="21"/>
              </w:rPr>
              <w:t>首先在高产原型集合</w:t>
            </w:r>
            <w:r w:rsidR="00BD78E9">
              <w:rPr>
                <w:rFonts w:asciiTheme="minorEastAsia" w:hAnsiTheme="minorEastAsia" w:hint="eastAsia"/>
                <w:color w:val="000000"/>
                <w:szCs w:val="21"/>
              </w:rPr>
              <w:t xml:space="preserve"> </w:t>
            </w:r>
            <m:oMath>
              <m:r>
                <w:rPr>
                  <w:rFonts w:ascii="Cambria Math" w:hAnsi="Cambria Math"/>
                  <w:color w:val="000000"/>
                  <w:szCs w:val="21"/>
                </w:rPr>
                <m:t>A</m:t>
              </m:r>
            </m:oMath>
            <w:r w:rsidR="00BD78E9">
              <w:rPr>
                <w:rFonts w:asciiTheme="minorEastAsia" w:hAnsiTheme="minorEastAsia" w:hint="eastAsia"/>
                <w:color w:val="000000"/>
                <w:szCs w:val="21"/>
              </w:rPr>
              <w:t xml:space="preserve"> </w:t>
            </w:r>
            <w:r w:rsidR="00346237" w:rsidRPr="00346237">
              <w:rPr>
                <w:rFonts w:asciiTheme="minorEastAsia" w:hAnsiTheme="minorEastAsia" w:hint="eastAsia"/>
                <w:color w:val="000000"/>
                <w:szCs w:val="21"/>
              </w:rPr>
              <w:t xml:space="preserve">中，寻找与当前父代中更优者 </w:t>
            </w:r>
            <m:oMath>
              <m:sSup>
                <m:sSupPr>
                  <m:ctrlPr>
                    <w:rPr>
                      <w:rFonts w:ascii="Cambria Math" w:hAnsi="Cambria Math" w:cs="Cambria Math"/>
                      <w:color w:val="000000"/>
                      <w:szCs w:val="21"/>
                    </w:rPr>
                  </m:ctrlPr>
                </m:sSupPr>
                <m:e>
                  <m:r>
                    <w:rPr>
                      <w:rFonts w:ascii="Cambria Math" w:hAnsi="Cambria Math" w:cs="Cambria Math"/>
                      <w:color w:val="000000"/>
                      <w:szCs w:val="21"/>
                    </w:rPr>
                    <m:t>X</m:t>
                  </m:r>
                </m:e>
                <m:sup>
                  <m:r>
                    <m:rPr>
                      <m:sty m:val="p"/>
                    </m:rPr>
                    <w:rPr>
                      <w:rFonts w:ascii="Cambria Math" w:hAnsi="Cambria Math"/>
                      <w:color w:val="000000"/>
                      <w:szCs w:val="21"/>
                    </w:rPr>
                    <m:t>(</m:t>
                  </m:r>
                  <m:r>
                    <w:rPr>
                      <w:rFonts w:ascii="Cambria Math" w:hAnsi="Cambria Math"/>
                      <w:color w:val="000000"/>
                      <w:szCs w:val="21"/>
                    </w:rPr>
                    <m:t>best</m:t>
                  </m:r>
                  <m:r>
                    <m:rPr>
                      <m:sty m:val="p"/>
                    </m:rPr>
                    <w:rPr>
                      <w:rFonts w:ascii="Cambria Math" w:hAnsi="Cambria Math"/>
                      <w:color w:val="000000"/>
                      <w:szCs w:val="21"/>
                    </w:rPr>
                    <m:t>)</m:t>
                  </m:r>
                </m:sup>
              </m:sSup>
            </m:oMath>
            <w:r w:rsidR="00346237" w:rsidRPr="00346237">
              <w:rPr>
                <w:rFonts w:asciiTheme="minorEastAsia" w:hAnsiTheme="minorEastAsia" w:hint="eastAsia"/>
                <w:color w:val="000000"/>
                <w:szCs w:val="21"/>
              </w:rPr>
              <w:t xml:space="preserve"> 最接近的原型：</w:t>
            </w:r>
          </w:p>
          <w:p w14:paraId="19F2ED85" w14:textId="32D9E425" w:rsidR="009171FD" w:rsidRPr="009171FD" w:rsidRDefault="00000000" w:rsidP="002529AF">
            <w:pPr>
              <w:spacing w:line="240" w:lineRule="auto"/>
              <w:ind w:leftChars="100" w:left="210" w:firstLineChars="100" w:firstLine="21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p>
                      <m:sSupPr>
                        <m:ctrlPr>
                          <w:rPr>
                            <w:rFonts w:ascii="Cambria Math" w:hAnsi="Cambria Math"/>
                            <w:color w:val="000000"/>
                            <w:szCs w:val="21"/>
                          </w:rPr>
                        </m:ctrlPr>
                      </m:sSupPr>
                      <m:e>
                        <m:r>
                          <w:rPr>
                            <w:rFonts w:ascii="Cambria Math" w:hAnsi="Cambria Math"/>
                            <w:color w:val="000000"/>
                            <w:szCs w:val="21"/>
                          </w:rPr>
                          <m:t>k</m:t>
                        </m:r>
                      </m:e>
                      <m:sup>
                        <m:r>
                          <m:rPr>
                            <m:sty m:val="p"/>
                          </m:rPr>
                          <w:rPr>
                            <w:rFonts w:ascii="Cambria Math" w:hAnsi="Cambria Math" w:cs="Cambria Math"/>
                            <w:color w:val="000000"/>
                            <w:szCs w:val="21"/>
                          </w:rPr>
                          <m:t>⋆</m:t>
                        </m:r>
                      </m:sup>
                    </m:sSup>
                    <m:r>
                      <m:rPr>
                        <m:sty m:val="p"/>
                      </m:rPr>
                      <w:rPr>
                        <w:rFonts w:ascii="Cambria Math" w:hAnsi="Cambria Math"/>
                        <w:color w:val="000000"/>
                        <w:szCs w:val="21"/>
                      </w:rPr>
                      <m:t>=​</m:t>
                    </m:r>
                    <m:r>
                      <w:rPr>
                        <w:rFonts w:ascii="Cambria Math" w:hAnsi="Cambria Math" w:hint="eastAsia"/>
                        <w:color w:val="000000"/>
                        <w:szCs w:val="21"/>
                      </w:rPr>
                      <m:t>arg</m:t>
                    </m:r>
                    <m:func>
                      <m:funcPr>
                        <m:ctrlPr>
                          <w:rPr>
                            <w:rFonts w:ascii="Cambria Math" w:hAnsi="Cambria Math"/>
                            <w:color w:val="000000"/>
                            <w:szCs w:val="21"/>
                          </w:rPr>
                        </m:ctrlPr>
                      </m:funcPr>
                      <m:fName>
                        <m:limLow>
                          <m:limLowPr>
                            <m:ctrlPr>
                              <w:rPr>
                                <w:rFonts w:ascii="Cambria Math" w:hAnsi="Cambria Math"/>
                                <w:color w:val="000000"/>
                                <w:szCs w:val="21"/>
                              </w:rPr>
                            </m:ctrlPr>
                          </m:limLowPr>
                          <m:e>
                            <m:r>
                              <m:rPr>
                                <m:sty m:val="p"/>
                              </m:rPr>
                              <w:rPr>
                                <w:rFonts w:ascii="Cambria Math" w:hAnsi="Cambria Math"/>
                                <w:color w:val="000000"/>
                                <w:szCs w:val="21"/>
                              </w:rPr>
                              <m:t>min</m:t>
                            </m:r>
                          </m:e>
                          <m:lim>
                            <m:r>
                              <w:rPr>
                                <w:rFonts w:ascii="Cambria Math" w:hAnsi="Cambria Math"/>
                                <w:color w:val="000000"/>
                                <w:szCs w:val="21"/>
                              </w:rPr>
                              <m:t>k</m:t>
                            </m:r>
                          </m:lim>
                        </m:limLow>
                      </m:fName>
                      <m:e>
                        <m:r>
                          <w:rPr>
                            <w:rFonts w:ascii="Cambria Math" w:hAnsi="Cambria Math" w:hint="eastAsia"/>
                            <w:color w:val="000000"/>
                            <w:szCs w:val="21"/>
                          </w:rPr>
                          <m:t>d</m:t>
                        </m:r>
                        <m:r>
                          <w:rPr>
                            <w:rFonts w:ascii="Cambria Math" w:hAnsi="Cambria Math"/>
                            <w:color w:val="000000"/>
                            <w:szCs w:val="21"/>
                          </w:rPr>
                          <m:t>ist</m:t>
                        </m:r>
                        <m:d>
                          <m:dPr>
                            <m:ctrlPr>
                              <w:rPr>
                                <w:rFonts w:ascii="Cambria Math" w:hAnsi="Cambria Math"/>
                                <w:color w:val="000000"/>
                                <w:szCs w:val="21"/>
                              </w:rPr>
                            </m:ctrlPr>
                          </m:dPr>
                          <m:e>
                            <m:sSup>
                              <m:sSupPr>
                                <m:ctrlPr>
                                  <w:rPr>
                                    <w:rFonts w:ascii="Cambria Math" w:hAnsi="Cambria Math" w:cs="Cambria Math"/>
                                    <w:color w:val="000000"/>
                                    <w:szCs w:val="21"/>
                                  </w:rPr>
                                </m:ctrlPr>
                              </m:sSupPr>
                              <m:e>
                                <m:r>
                                  <w:rPr>
                                    <w:rFonts w:ascii="Cambria Math" w:hAnsi="Cambria Math" w:cs="Cambria Math"/>
                                    <w:color w:val="000000"/>
                                    <w:szCs w:val="21"/>
                                  </w:rPr>
                                  <m:t>X</m:t>
                                </m:r>
                              </m:e>
                              <m:sup>
                                <m:d>
                                  <m:dPr>
                                    <m:ctrlPr>
                                      <w:rPr>
                                        <w:rFonts w:ascii="Cambria Math" w:hAnsi="Cambria Math"/>
                                        <w:color w:val="000000"/>
                                        <w:szCs w:val="21"/>
                                      </w:rPr>
                                    </m:ctrlPr>
                                  </m:dPr>
                                  <m:e>
                                    <m:r>
                                      <w:rPr>
                                        <w:rFonts w:ascii="Cambria Math" w:hAnsi="Cambria Math"/>
                                        <w:color w:val="000000"/>
                                        <w:szCs w:val="21"/>
                                      </w:rPr>
                                      <m:t>best</m:t>
                                    </m:r>
                                  </m:e>
                                </m:d>
                              </m:sup>
                            </m:sSup>
                            <m:r>
                              <m:rPr>
                                <m:sty m:val="p"/>
                              </m:rPr>
                              <w:rPr>
                                <w:rFonts w:ascii="Cambria Math" w:hAnsi="Cambria Math"/>
                                <w:color w:val="000000"/>
                                <w:szCs w:val="21"/>
                              </w:rPr>
                              <m:t>,</m:t>
                            </m:r>
                            <m:sSup>
                              <m:sSupPr>
                                <m:ctrlPr>
                                  <w:rPr>
                                    <w:rFonts w:ascii="Cambria Math" w:hAnsi="Cambria Math" w:cs="Cambria Math"/>
                                    <w:color w:val="000000"/>
                                    <w:szCs w:val="21"/>
                                  </w:rPr>
                                </m:ctrlPr>
                              </m:sSupPr>
                              <m:e>
                                <m:r>
                                  <w:rPr>
                                    <w:rFonts w:ascii="Cambria Math" w:hAnsi="Cambria Math" w:cs="Cambria Math"/>
                                    <w:color w:val="000000"/>
                                    <w:szCs w:val="21"/>
                                  </w:rPr>
                                  <m:t>A</m:t>
                                </m:r>
                              </m:e>
                              <m:sup>
                                <m:d>
                                  <m:dPr>
                                    <m:ctrlPr>
                                      <w:rPr>
                                        <w:rFonts w:ascii="Cambria Math" w:hAnsi="Cambria Math" w:cs="Cambria Math"/>
                                        <w:color w:val="000000"/>
                                        <w:szCs w:val="21"/>
                                      </w:rPr>
                                    </m:ctrlPr>
                                  </m:dPr>
                                  <m:e>
                                    <m:r>
                                      <w:rPr>
                                        <w:rFonts w:ascii="Cambria Math" w:hAnsi="Cambria Math" w:cs="Cambria Math"/>
                                        <w:color w:val="000000"/>
                                        <w:szCs w:val="21"/>
                                      </w:rPr>
                                      <m:t>k</m:t>
                                    </m:r>
                                  </m:e>
                                </m:d>
                              </m:sup>
                            </m:sSup>
                          </m:e>
                        </m:d>
                      </m:e>
                    </m:func>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12</m:t>
                        </m:r>
                      </m:e>
                    </m:d>
                    <m:ctrlPr>
                      <w:rPr>
                        <w:rFonts w:ascii="Cambria Math" w:hAnsi="Cambria Math"/>
                        <w:i/>
                        <w:color w:val="000000"/>
                        <w:szCs w:val="21"/>
                      </w:rPr>
                    </m:ctrlPr>
                  </m:e>
                </m:eqArr>
              </m:oMath>
            </m:oMathPara>
          </w:p>
          <w:p w14:paraId="678ABF42" w14:textId="0D5D40CE" w:rsidR="00346237" w:rsidRDefault="00346237" w:rsidP="007B2685">
            <w:pPr>
              <w:ind w:leftChars="100" w:left="210" w:firstLineChars="100" w:firstLine="210"/>
              <w:rPr>
                <w:rFonts w:asciiTheme="minorEastAsia" w:hAnsiTheme="minorEastAsia" w:hint="eastAsia"/>
                <w:color w:val="000000"/>
                <w:szCs w:val="21"/>
              </w:rPr>
            </w:pPr>
            <w:r w:rsidRPr="00346237">
              <w:rPr>
                <w:rFonts w:asciiTheme="minorEastAsia" w:hAnsiTheme="minorEastAsia" w:hint="eastAsia"/>
                <w:color w:val="000000"/>
                <w:szCs w:val="21"/>
              </w:rPr>
              <w:t>其中，</w:t>
            </w:r>
            <m:oMath>
              <m:r>
                <w:rPr>
                  <w:rFonts w:ascii="Cambria Math" w:hAnsi="Cambria Math"/>
                  <w:color w:val="000000"/>
                  <w:szCs w:val="21"/>
                </w:rPr>
                <m:t>dist</m:t>
              </m:r>
              <m:r>
                <m:rPr>
                  <m:sty m:val="p"/>
                </m:rPr>
                <w:rPr>
                  <w:rFonts w:ascii="Cambria Math" w:hAnsi="Cambria Math"/>
                  <w:color w:val="000000"/>
                  <w:szCs w:val="21"/>
                </w:rPr>
                <m:t>(</m:t>
              </m:r>
              <m:r>
                <m:rPr>
                  <m:sty m:val="p"/>
                </m:rPr>
                <w:rPr>
                  <w:rFonts w:ascii="Cambria Math" w:hAnsi="Cambria Math" w:cs="Cambria Math"/>
                  <w:color w:val="000000"/>
                  <w:szCs w:val="21"/>
                </w:rPr>
                <m:t>⋅</m:t>
              </m:r>
              <m:r>
                <m:rPr>
                  <m:sty m:val="p"/>
                </m:rPr>
                <w:rPr>
                  <w:rFonts w:ascii="Cambria Math" w:hAnsi="Cambria Math"/>
                  <w:color w:val="000000"/>
                  <w:szCs w:val="21"/>
                </w:rPr>
                <m:t>,</m:t>
              </m:r>
              <m:r>
                <m:rPr>
                  <m:sty m:val="p"/>
                </m:rPr>
                <w:rPr>
                  <w:rFonts w:ascii="Cambria Math" w:hAnsi="Cambria Math" w:cs="Cambria Math"/>
                  <w:color w:val="000000"/>
                  <w:szCs w:val="21"/>
                </w:rPr>
                <m:t>⋅</m:t>
              </m:r>
              <m:r>
                <m:rPr>
                  <m:sty m:val="p"/>
                </m:rPr>
                <w:rPr>
                  <w:rFonts w:ascii="Cambria Math" w:hAnsi="Cambria Math"/>
                  <w:color w:val="000000"/>
                  <w:szCs w:val="21"/>
                </w:rPr>
                <m:t>)</m:t>
              </m:r>
            </m:oMath>
            <w:r w:rsidRPr="00346237">
              <w:rPr>
                <w:rFonts w:asciiTheme="minorEastAsia" w:hAnsiTheme="minorEastAsia" w:hint="eastAsia"/>
                <w:color w:val="000000"/>
                <w:szCs w:val="21"/>
              </w:rPr>
              <w:t>为</w:t>
            </w:r>
            <w:r w:rsidRPr="00346237">
              <w:rPr>
                <w:rFonts w:asciiTheme="minorEastAsia" w:hAnsiTheme="minorEastAsia"/>
                <w:color w:val="000000"/>
                <w:szCs w:val="21"/>
              </w:rPr>
              <w:t xml:space="preserve"> </w:t>
            </w:r>
            <w:r w:rsidRPr="00346237">
              <w:rPr>
                <w:rFonts w:asciiTheme="minorEastAsia" w:hAnsiTheme="minorEastAsia" w:hint="eastAsia"/>
                <w:color w:val="000000"/>
                <w:szCs w:val="21"/>
              </w:rPr>
              <w:t>加权阶段距离，即：</w:t>
            </w:r>
          </w:p>
          <w:p w14:paraId="00ECF708" w14:textId="0EB1B681" w:rsidR="009171FD" w:rsidRPr="009171FD" w:rsidRDefault="00000000" w:rsidP="002529AF">
            <w:pPr>
              <w:spacing w:line="240" w:lineRule="auto"/>
              <w:ind w:leftChars="100" w:left="210" w:firstLineChars="100" w:firstLine="210"/>
              <w:jc w:val="center"/>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r>
                      <w:rPr>
                        <w:rFonts w:ascii="Cambria Math" w:hAnsi="Cambria Math"/>
                        <w:color w:val="000000"/>
                        <w:szCs w:val="21"/>
                      </w:rPr>
                      <m:t>dist</m:t>
                    </m:r>
                    <m:d>
                      <m:dPr>
                        <m:ctrlPr>
                          <w:rPr>
                            <w:rFonts w:ascii="Cambria Math" w:hAnsi="Cambria Math"/>
                            <w:color w:val="000000"/>
                            <w:szCs w:val="21"/>
                          </w:rPr>
                        </m:ctrlPr>
                      </m:dPr>
                      <m:e>
                        <m:r>
                          <w:rPr>
                            <w:rFonts w:ascii="Cambria Math" w:hAnsi="Cambria Math"/>
                            <w:color w:val="000000"/>
                            <w:szCs w:val="21"/>
                          </w:rPr>
                          <m:t>X</m:t>
                        </m:r>
                        <m:r>
                          <m:rPr>
                            <m:sty m:val="p"/>
                          </m:rPr>
                          <w:rPr>
                            <w:rFonts w:ascii="Cambria Math" w:hAnsi="Cambria Math"/>
                            <w:color w:val="000000"/>
                            <w:szCs w:val="21"/>
                          </w:rPr>
                          <m:t>,</m:t>
                        </m:r>
                        <m:r>
                          <w:rPr>
                            <w:rFonts w:ascii="Cambria Math" w:hAnsi="Cambria Math"/>
                            <w:color w:val="000000"/>
                            <w:szCs w:val="21"/>
                          </w:rPr>
                          <m:t>A</m:t>
                        </m:r>
                      </m:e>
                    </m:d>
                    <m:r>
                      <m:rPr>
                        <m:sty m:val="p"/>
                      </m:rPr>
                      <w:rPr>
                        <w:rFonts w:ascii="Cambria Math" w:hAnsi="Cambria Math"/>
                        <w:color w:val="000000"/>
                        <w:szCs w:val="21"/>
                      </w:rPr>
                      <m:t>=</m:t>
                    </m:r>
                    <m:rad>
                      <m:radPr>
                        <m:degHide m:val="1"/>
                        <m:ctrlPr>
                          <w:rPr>
                            <w:rFonts w:ascii="Cambria Math" w:hAnsi="Cambria Math"/>
                            <w:color w:val="000000"/>
                            <w:szCs w:val="21"/>
                          </w:rPr>
                        </m:ctrlPr>
                      </m:radPr>
                      <m:deg/>
                      <m:e>
                        <m:nary>
                          <m:naryPr>
                            <m:chr m:val="∑"/>
                            <m:limLoc m:val="undOvr"/>
                            <m:ctrlPr>
                              <w:rPr>
                                <w:rFonts w:ascii="Cambria Math" w:hAnsi="Cambria Math"/>
                                <w:color w:val="000000"/>
                                <w:szCs w:val="21"/>
                              </w:rPr>
                            </m:ctrlPr>
                          </m:naryPr>
                          <m:sub>
                            <m:r>
                              <w:rPr>
                                <w:rFonts w:ascii="Cambria Math" w:hAnsi="Cambria Math"/>
                                <w:color w:val="000000"/>
                                <w:szCs w:val="21"/>
                              </w:rPr>
                              <m:t>s</m:t>
                            </m:r>
                            <m:r>
                              <m:rPr>
                                <m:sty m:val="p"/>
                              </m:rPr>
                              <w:rPr>
                                <w:rFonts w:ascii="Cambria Math" w:hAnsi="Cambria Math"/>
                                <w:color w:val="000000"/>
                                <w:szCs w:val="21"/>
                              </w:rPr>
                              <m:t>=1</m:t>
                            </m:r>
                          </m:sub>
                          <m:sup>
                            <m:r>
                              <w:rPr>
                                <w:rFonts w:ascii="Cambria Math" w:hAnsi="Cambria Math"/>
                                <w:color w:val="000000"/>
                                <w:szCs w:val="21"/>
                              </w:rPr>
                              <m:t>T</m:t>
                            </m:r>
                          </m:sup>
                          <m:e>
                            <m:sSub>
                              <m:sSubPr>
                                <m:ctrlPr>
                                  <w:rPr>
                                    <w:rFonts w:ascii="Cambria Math" w:hAnsi="Cambria Math"/>
                                    <w:color w:val="000000"/>
                                    <w:szCs w:val="21"/>
                                  </w:rPr>
                                </m:ctrlPr>
                              </m:sSubPr>
                              <m:e>
                                <m:r>
                                  <w:rPr>
                                    <w:rFonts w:ascii="Cambria Math" w:hAnsi="Cambria Math" w:hint="eastAsia"/>
                                    <w:color w:val="000000"/>
                                    <w:szCs w:val="21"/>
                                  </w:rPr>
                                  <m:t>ω</m:t>
                                </m:r>
                              </m:e>
                              <m:sub>
                                <m:r>
                                  <w:rPr>
                                    <w:rFonts w:ascii="Cambria Math" w:hAnsi="Cambria Math"/>
                                    <w:color w:val="000000"/>
                                    <w:szCs w:val="21"/>
                                  </w:rPr>
                                  <m:t>s</m:t>
                                </m:r>
                              </m:sub>
                            </m:sSub>
                            <m:r>
                              <m:rPr>
                                <m:sty m:val="p"/>
                              </m:rPr>
                              <w:rPr>
                                <w:rFonts w:ascii="Cambria Math" w:hAnsi="Cambria Math"/>
                                <w:color w:val="000000"/>
                                <w:szCs w:val="21"/>
                              </w:rPr>
                              <m:t>∙​</m:t>
                            </m:r>
                          </m:e>
                        </m:nary>
                        <m:nary>
                          <m:naryPr>
                            <m:chr m:val="∑"/>
                            <m:limLoc m:val="undOvr"/>
                            <m:supHide m:val="1"/>
                            <m:ctrlPr>
                              <w:rPr>
                                <w:rFonts w:ascii="Cambria Math" w:hAnsi="Cambria Math"/>
                                <w:color w:val="000000"/>
                                <w:szCs w:val="21"/>
                              </w:rPr>
                            </m:ctrlPr>
                          </m:naryPr>
                          <m:sub>
                            <m:r>
                              <w:rPr>
                                <w:rFonts w:ascii="Cambria Math" w:hAnsi="Cambria Math" w:hint="eastAsia"/>
                                <w:color w:val="000000"/>
                                <w:szCs w:val="21"/>
                              </w:rPr>
                              <m:t>j</m:t>
                            </m:r>
                            <m:r>
                              <m:rPr>
                                <m:sty m:val="p"/>
                              </m:rPr>
                              <w:rPr>
                                <w:rFonts w:ascii="Cambria Math" w:hAnsi="Cambria Math" w:hint="eastAsia"/>
                                <w:color w:val="000000"/>
                                <w:szCs w:val="21"/>
                              </w:rPr>
                              <m:t>∈</m:t>
                            </m:r>
                            <m:r>
                              <w:rPr>
                                <w:rFonts w:ascii="Cambria Math" w:hAnsi="Cambria Math" w:hint="eastAsia"/>
                                <w:color w:val="000000"/>
                                <w:szCs w:val="21"/>
                              </w:rPr>
                              <m:t>N</m:t>
                            </m:r>
                            <m:r>
                              <m:rPr>
                                <m:sty m:val="p"/>
                              </m:rPr>
                              <w:rPr>
                                <w:rFonts w:ascii="Cambria Math" w:hAnsi="Cambria Math" w:hint="eastAsia"/>
                                <w:color w:val="000000"/>
                                <w:szCs w:val="21"/>
                              </w:rPr>
                              <m:t>,</m:t>
                            </m:r>
                            <m:r>
                              <w:rPr>
                                <w:rFonts w:ascii="Cambria Math" w:hAnsi="Cambria Math" w:hint="eastAsia"/>
                                <w:color w:val="000000"/>
                                <w:szCs w:val="21"/>
                              </w:rPr>
                              <m:t>P</m:t>
                            </m:r>
                            <m:r>
                              <m:rPr>
                                <m:sty m:val="p"/>
                              </m:rPr>
                              <w:rPr>
                                <w:rFonts w:ascii="Cambria Math" w:hAnsi="Cambria Math" w:hint="eastAsia"/>
                                <w:color w:val="000000"/>
                                <w:szCs w:val="21"/>
                              </w:rPr>
                              <m:t>,</m:t>
                            </m:r>
                            <m:r>
                              <w:rPr>
                                <w:rFonts w:ascii="Cambria Math" w:hAnsi="Cambria Math" w:hint="eastAsia"/>
                                <w:color w:val="000000"/>
                                <w:szCs w:val="21"/>
                              </w:rPr>
                              <m:t>K</m:t>
                            </m:r>
                          </m:sub>
                          <m:sup/>
                          <m:e>
                            <m:sSup>
                              <m:sSupPr>
                                <m:ctrlPr>
                                  <w:rPr>
                                    <w:rFonts w:ascii="Cambria Math" w:hAnsi="Cambria Math"/>
                                    <w:color w:val="000000"/>
                                    <w:szCs w:val="21"/>
                                  </w:rPr>
                                </m:ctrlPr>
                              </m:sSupPr>
                              <m:e>
                                <m:d>
                                  <m:dPr>
                                    <m:ctrlPr>
                                      <w:rPr>
                                        <w:rFonts w:ascii="Cambria Math" w:hAnsi="Cambria Math"/>
                                        <w:color w:val="000000"/>
                                        <w:szCs w:val="21"/>
                                      </w:rPr>
                                    </m:ctrlPr>
                                  </m:dPr>
                                  <m:e>
                                    <m:sSub>
                                      <m:sSubPr>
                                        <m:ctrlPr>
                                          <w:rPr>
                                            <w:rFonts w:ascii="Cambria Math" w:hAnsi="Cambria Math"/>
                                            <w:color w:val="000000"/>
                                            <w:szCs w:val="21"/>
                                          </w:rPr>
                                        </m:ctrlPr>
                                      </m:sSubPr>
                                      <m:e>
                                        <m:r>
                                          <w:rPr>
                                            <w:rFonts w:ascii="Cambria Math" w:hAnsi="Cambria Math"/>
                                            <w:color w:val="000000"/>
                                            <w:szCs w:val="21"/>
                                          </w:rPr>
                                          <m:t>x</m:t>
                                        </m:r>
                                      </m:e>
                                      <m:sub>
                                        <m:r>
                                          <w:rPr>
                                            <w:rFonts w:ascii="Cambria Math" w:hAnsi="Cambria Math"/>
                                            <w:color w:val="000000"/>
                                            <w:szCs w:val="21"/>
                                          </w:rPr>
                                          <m:t>s</m:t>
                                        </m:r>
                                      </m:sub>
                                    </m:sSub>
                                    <m:d>
                                      <m:dPr>
                                        <m:ctrlPr>
                                          <w:rPr>
                                            <w:rFonts w:ascii="Cambria Math" w:hAnsi="Cambria Math" w:cs="Cambria Math"/>
                                            <w:color w:val="000000"/>
                                            <w:szCs w:val="21"/>
                                          </w:rPr>
                                        </m:ctrlPr>
                                      </m:dPr>
                                      <m:e>
                                        <m:r>
                                          <w:rPr>
                                            <w:rFonts w:ascii="Cambria Math" w:hAnsi="Cambria Math" w:cs="Cambria Math"/>
                                            <w:color w:val="000000"/>
                                            <w:szCs w:val="21"/>
                                          </w:rPr>
                                          <m:t xml:space="preserve">j </m:t>
                                        </m:r>
                                      </m:e>
                                    </m:d>
                                    <m:r>
                                      <m:rPr>
                                        <m:sty m:val="p"/>
                                      </m:rPr>
                                      <w:rPr>
                                        <w:rFonts w:ascii="Cambria Math" w:hAnsi="Cambria Math" w:cs="Cambria Math"/>
                                        <w:color w:val="000000"/>
                                        <w:szCs w:val="21"/>
                                      </w:rPr>
                                      <m:t>-</m:t>
                                    </m:r>
                                    <m:sSubSup>
                                      <m:sSubSupPr>
                                        <m:ctrlPr>
                                          <w:rPr>
                                            <w:rFonts w:ascii="Cambria Math" w:hAnsi="Cambria Math"/>
                                            <w:color w:val="000000"/>
                                            <w:szCs w:val="21"/>
                                          </w:rPr>
                                        </m:ctrlPr>
                                      </m:sSubSupPr>
                                      <m:e>
                                        <m:r>
                                          <w:rPr>
                                            <w:rFonts w:ascii="Cambria Math" w:hAnsi="Cambria Math"/>
                                            <w:color w:val="000000"/>
                                            <w:szCs w:val="21"/>
                                          </w:rPr>
                                          <m:t>a</m:t>
                                        </m:r>
                                      </m:e>
                                      <m:sub>
                                        <m:r>
                                          <w:rPr>
                                            <w:rFonts w:ascii="Cambria Math" w:hAnsi="Cambria Math"/>
                                            <w:color w:val="000000"/>
                                            <w:szCs w:val="21"/>
                                          </w:rPr>
                                          <m:t>s</m:t>
                                        </m:r>
                                      </m:sub>
                                      <m:sup>
                                        <m:d>
                                          <m:dPr>
                                            <m:ctrlPr>
                                              <w:rPr>
                                                <w:rFonts w:ascii="Cambria Math" w:hAnsi="Cambria Math"/>
                                                <w:color w:val="000000"/>
                                                <w:szCs w:val="21"/>
                                              </w:rPr>
                                            </m:ctrlPr>
                                          </m:dPr>
                                          <m:e>
                                            <m:r>
                                              <w:rPr>
                                                <w:rFonts w:ascii="Cambria Math" w:hAnsi="Cambria Math"/>
                                                <w:color w:val="000000"/>
                                                <w:szCs w:val="21"/>
                                              </w:rPr>
                                              <m:t>k</m:t>
                                            </m:r>
                                          </m:e>
                                        </m:d>
                                      </m:sup>
                                    </m:sSubSup>
                                    <m:d>
                                      <m:dPr>
                                        <m:ctrlPr>
                                          <w:rPr>
                                            <w:rFonts w:ascii="Cambria Math" w:hAnsi="Cambria Math"/>
                                            <w:color w:val="000000"/>
                                            <w:szCs w:val="21"/>
                                          </w:rPr>
                                        </m:ctrlPr>
                                      </m:dPr>
                                      <m:e>
                                        <m:r>
                                          <w:rPr>
                                            <w:rFonts w:ascii="Cambria Math" w:hAnsi="Cambria Math"/>
                                            <w:color w:val="000000"/>
                                            <w:szCs w:val="21"/>
                                          </w:rPr>
                                          <m:t>j</m:t>
                                        </m:r>
                                      </m:e>
                                    </m:d>
                                  </m:e>
                                </m:d>
                              </m:e>
                              <m:sup>
                                <m:r>
                                  <m:rPr>
                                    <m:sty m:val="p"/>
                                  </m:rPr>
                                  <w:rPr>
                                    <w:rFonts w:ascii="Cambria Math" w:hAnsi="Cambria Math"/>
                                    <w:color w:val="000000"/>
                                    <w:szCs w:val="21"/>
                                  </w:rPr>
                                  <m:t>2</m:t>
                                </m:r>
                              </m:sup>
                            </m:sSup>
                          </m:e>
                        </m:nary>
                        <m:r>
                          <m:rPr>
                            <m:sty m:val="p"/>
                          </m:rPr>
                          <w:rPr>
                            <w:rFonts w:ascii="Cambria Math" w:hAnsi="Cambria Math"/>
                            <w:color w:val="000000"/>
                            <w:szCs w:val="21"/>
                          </w:rPr>
                          <m:t>​</m:t>
                        </m:r>
                      </m:e>
                    </m:rad>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13</m:t>
                        </m:r>
                      </m:e>
                    </m:d>
                    <m:ctrlPr>
                      <w:rPr>
                        <w:rFonts w:ascii="Cambria Math" w:hAnsi="Cambria Math"/>
                        <w:i/>
                        <w:color w:val="000000"/>
                        <w:szCs w:val="21"/>
                      </w:rPr>
                    </m:ctrlPr>
                  </m:e>
                </m:eqArr>
              </m:oMath>
            </m:oMathPara>
          </w:p>
          <w:p w14:paraId="5F863299" w14:textId="67BB383A" w:rsidR="00346237" w:rsidRDefault="00346237" w:rsidP="007648C2">
            <w:pPr>
              <w:ind w:firstLine="420"/>
              <w:rPr>
                <w:rFonts w:asciiTheme="minorEastAsia" w:hAnsiTheme="minorEastAsia" w:hint="eastAsia"/>
                <w:color w:val="000000"/>
                <w:szCs w:val="21"/>
              </w:rPr>
            </w:pPr>
            <w:r w:rsidRPr="00346237">
              <w:rPr>
                <w:rFonts w:asciiTheme="minorEastAsia" w:hAnsiTheme="minorEastAsia" w:hint="eastAsia"/>
                <w:color w:val="000000"/>
                <w:szCs w:val="21"/>
              </w:rPr>
              <w:t xml:space="preserve">权重 </w:t>
            </w:r>
            <m:oMath>
              <m:sSub>
                <m:sSubPr>
                  <m:ctrlPr>
                    <w:rPr>
                      <w:rFonts w:ascii="Cambria Math" w:hAnsi="Cambria Math"/>
                      <w:color w:val="000000"/>
                      <w:szCs w:val="21"/>
                    </w:rPr>
                  </m:ctrlPr>
                </m:sSubPr>
                <m:e>
                  <m:r>
                    <w:rPr>
                      <w:rFonts w:ascii="Cambria Math" w:hAnsi="Cambria Math" w:hint="eastAsia"/>
                      <w:color w:val="000000"/>
                      <w:szCs w:val="21"/>
                    </w:rPr>
                    <m:t>ω</m:t>
                  </m:r>
                </m:e>
                <m:sub>
                  <m:r>
                    <w:rPr>
                      <w:rFonts w:ascii="Cambria Math" w:hAnsi="Cambria Math"/>
                      <w:color w:val="000000"/>
                      <w:szCs w:val="21"/>
                    </w:rPr>
                    <m:t>s</m:t>
                  </m:r>
                </m:sub>
              </m:sSub>
            </m:oMath>
            <w:r w:rsidRPr="00346237">
              <w:rPr>
                <w:rFonts w:asciiTheme="minorEastAsia" w:hAnsiTheme="minorEastAsia"/>
                <w:color w:val="000000"/>
                <w:szCs w:val="21"/>
              </w:rPr>
              <w:tab/>
            </w:r>
            <w:r w:rsidRPr="000C4EC9">
              <w:rPr>
                <w:rFonts w:cs="Times New Roman"/>
                <w:color w:val="000000"/>
                <w:szCs w:val="21"/>
              </w:rPr>
              <w:t>​</w:t>
            </w:r>
            <w:r w:rsidRPr="00346237">
              <w:rPr>
                <w:rFonts w:asciiTheme="minorEastAsia" w:hAnsiTheme="minorEastAsia" w:hint="eastAsia"/>
                <w:color w:val="000000"/>
                <w:szCs w:val="21"/>
              </w:rPr>
              <w:t>反映各阶段对产量或目标的重要性。</w:t>
            </w:r>
          </w:p>
          <w:p w14:paraId="5F93F644" w14:textId="56305D1E" w:rsidR="00346237" w:rsidRPr="007B2685" w:rsidRDefault="00346237" w:rsidP="007648C2">
            <w:pPr>
              <w:ind w:firstLine="420"/>
              <w:rPr>
                <w:rFonts w:asciiTheme="minorEastAsia" w:hAnsiTheme="minorEastAsia" w:hint="eastAsia"/>
                <w:color w:val="000000"/>
                <w:szCs w:val="21"/>
              </w:rPr>
            </w:pPr>
            <w:r w:rsidRPr="00346237">
              <w:rPr>
                <w:rFonts w:asciiTheme="minorEastAsia" w:hAnsiTheme="minorEastAsia" w:hint="eastAsia"/>
                <w:color w:val="000000"/>
                <w:szCs w:val="21"/>
              </w:rPr>
              <w:t xml:space="preserve">对每个阶段 </w:t>
            </w:r>
            <m:oMath>
              <m:r>
                <w:rPr>
                  <w:rFonts w:ascii="Cambria Math" w:hAnsi="Cambria Math" w:cs="Cambria Math"/>
                  <w:color w:val="000000"/>
                  <w:szCs w:val="21"/>
                </w:rPr>
                <m:t>s</m:t>
              </m:r>
            </m:oMath>
            <w:r w:rsidRPr="00346237">
              <w:rPr>
                <w:rFonts w:asciiTheme="minorEastAsia" w:hAnsiTheme="minorEastAsia" w:hint="eastAsia"/>
                <w:color w:val="000000"/>
                <w:szCs w:val="21"/>
              </w:rPr>
              <w:t xml:space="preserve"> 与养分 </w:t>
            </w:r>
            <m:oMath>
              <m:r>
                <w:rPr>
                  <w:rFonts w:ascii="Cambria Math" w:hAnsi="Cambria Math" w:cs="Cambria Math"/>
                  <w:color w:val="000000"/>
                  <w:szCs w:val="21"/>
                </w:rPr>
                <m:t>j</m:t>
              </m:r>
            </m:oMath>
            <w:r w:rsidRPr="00346237">
              <w:rPr>
                <w:rFonts w:asciiTheme="minorEastAsia" w:hAnsiTheme="minorEastAsia" w:hint="eastAsia"/>
                <w:color w:val="000000"/>
                <w:szCs w:val="21"/>
              </w:rPr>
              <w:t>，先进行父代的凸组合：</w:t>
            </w:r>
          </w:p>
          <w:p w14:paraId="0C3CDC6C" w14:textId="5BFA851E" w:rsidR="009171FD" w:rsidRPr="009171FD" w:rsidRDefault="00000000" w:rsidP="002529AF">
            <w:pPr>
              <w:spacing w:line="240" w:lineRule="auto"/>
              <w:ind w:firstLineChars="0" w:firstLine="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bSup>
                      <m:sSubSupPr>
                        <m:ctrlPr>
                          <w:rPr>
                            <w:rFonts w:ascii="Cambria Math" w:hAnsi="Cambria Math"/>
                            <w:color w:val="000000"/>
                            <w:szCs w:val="21"/>
                          </w:rPr>
                        </m:ctrlPr>
                      </m:sSubSupPr>
                      <m:e>
                        <m:r>
                          <w:rPr>
                            <w:rFonts w:ascii="Cambria Math" w:hAnsi="Cambria Math"/>
                            <w:color w:val="000000"/>
                            <w:szCs w:val="21"/>
                          </w:rPr>
                          <m:t>x</m:t>
                        </m:r>
                      </m:e>
                      <m:sub>
                        <m:r>
                          <w:rPr>
                            <w:rFonts w:ascii="Cambria Math" w:hAnsi="Cambria Math"/>
                            <w:color w:val="000000"/>
                            <w:szCs w:val="21"/>
                          </w:rPr>
                          <m:t>s</m:t>
                        </m:r>
                      </m:sub>
                      <m:sup>
                        <m:d>
                          <m:dPr>
                            <m:ctrlPr>
                              <w:rPr>
                                <w:rFonts w:ascii="Cambria Math" w:hAnsi="Cambria Math"/>
                                <w:color w:val="000000"/>
                                <w:szCs w:val="21"/>
                              </w:rPr>
                            </m:ctrlPr>
                          </m:dPr>
                          <m:e>
                            <m:r>
                              <w:rPr>
                                <w:rFonts w:ascii="Cambria Math" w:hAnsi="Cambria Math"/>
                                <w:color w:val="000000"/>
                                <w:szCs w:val="21"/>
                              </w:rPr>
                              <m:t>C</m:t>
                            </m:r>
                          </m:e>
                        </m:d>
                      </m:sup>
                    </m:sSubSup>
                    <m:d>
                      <m:dPr>
                        <m:ctrlPr>
                          <w:rPr>
                            <w:rFonts w:ascii="Cambria Math" w:hAnsi="Cambria Math"/>
                            <w:color w:val="000000"/>
                            <w:szCs w:val="21"/>
                          </w:rPr>
                        </m:ctrlPr>
                      </m:dPr>
                      <m:e>
                        <m:r>
                          <w:rPr>
                            <w:rFonts w:ascii="Cambria Math" w:hAnsi="Cambria Math"/>
                            <w:color w:val="000000"/>
                            <w:szCs w:val="21"/>
                          </w:rPr>
                          <m:t>j</m:t>
                        </m:r>
                      </m:e>
                    </m:d>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α</m:t>
                        </m:r>
                      </m:e>
                      <m:sub>
                        <m:r>
                          <w:rPr>
                            <w:rFonts w:ascii="Cambria Math" w:hAnsi="Cambria Math"/>
                            <w:color w:val="000000"/>
                            <w:szCs w:val="21"/>
                          </w:rPr>
                          <m:t>s</m:t>
                        </m:r>
                      </m:sub>
                    </m:sSub>
                    <m:r>
                      <m:rPr>
                        <m:sty m:val="p"/>
                      </m:rPr>
                      <w:rPr>
                        <w:rFonts w:ascii="Cambria Math" w:hAnsi="Cambria Math"/>
                        <w:color w:val="000000"/>
                        <w:szCs w:val="21"/>
                      </w:rPr>
                      <m:t> </m:t>
                    </m:r>
                    <m:sSubSup>
                      <m:sSubSupPr>
                        <m:ctrlPr>
                          <w:rPr>
                            <w:rFonts w:ascii="Cambria Math" w:hAnsi="Cambria Math"/>
                            <w:color w:val="000000"/>
                            <w:szCs w:val="21"/>
                          </w:rPr>
                        </m:ctrlPr>
                      </m:sSubSupPr>
                      <m:e>
                        <m:r>
                          <w:rPr>
                            <w:rFonts w:ascii="Cambria Math" w:hAnsi="Cambria Math"/>
                            <w:color w:val="000000"/>
                            <w:szCs w:val="21"/>
                          </w:rPr>
                          <m:t>x</m:t>
                        </m:r>
                      </m:e>
                      <m:sub>
                        <m:r>
                          <w:rPr>
                            <w:rFonts w:ascii="Cambria Math" w:hAnsi="Cambria Math"/>
                            <w:color w:val="000000"/>
                            <w:szCs w:val="21"/>
                          </w:rPr>
                          <m:t>s</m:t>
                        </m:r>
                      </m:sub>
                      <m:sup>
                        <m:d>
                          <m:dPr>
                            <m:ctrlPr>
                              <w:rPr>
                                <w:rFonts w:ascii="Cambria Math" w:hAnsi="Cambria Math"/>
                                <w:color w:val="000000"/>
                                <w:szCs w:val="21"/>
                              </w:rPr>
                            </m:ctrlPr>
                          </m:dPr>
                          <m:e>
                            <m:r>
                              <w:rPr>
                                <w:rFonts w:ascii="Cambria Math" w:hAnsi="Cambria Math"/>
                                <w:color w:val="000000"/>
                                <w:szCs w:val="21"/>
                              </w:rPr>
                              <m:t>A</m:t>
                            </m:r>
                          </m:e>
                        </m:d>
                      </m:sup>
                    </m:sSubSup>
                    <m:d>
                      <m:dPr>
                        <m:ctrlPr>
                          <w:rPr>
                            <w:rFonts w:ascii="Cambria Math" w:hAnsi="Cambria Math"/>
                            <w:color w:val="000000"/>
                            <w:szCs w:val="21"/>
                          </w:rPr>
                        </m:ctrlPr>
                      </m:dPr>
                      <m:e>
                        <m:r>
                          <w:rPr>
                            <w:rFonts w:ascii="Cambria Math" w:hAnsi="Cambria Math"/>
                            <w:color w:val="000000"/>
                            <w:szCs w:val="21"/>
                          </w:rPr>
                          <m:t>j</m:t>
                        </m:r>
                      </m:e>
                    </m:d>
                    <m:r>
                      <m:rPr>
                        <m:sty m:val="p"/>
                      </m:rPr>
                      <w:rPr>
                        <w:rFonts w:ascii="Cambria Math" w:hAnsi="Cambria Math"/>
                        <w:color w:val="000000"/>
                        <w:szCs w:val="21"/>
                      </w:rPr>
                      <m:t>+</m:t>
                    </m:r>
                    <m:d>
                      <m:dPr>
                        <m:ctrlPr>
                          <w:rPr>
                            <w:rFonts w:ascii="Cambria Math" w:hAnsi="Cambria Math"/>
                            <w:color w:val="000000"/>
                            <w:szCs w:val="21"/>
                          </w:rPr>
                        </m:ctrlPr>
                      </m:dPr>
                      <m:e>
                        <m:r>
                          <m:rPr>
                            <m:sty m:val="p"/>
                          </m:rPr>
                          <w:rPr>
                            <w:rFonts w:ascii="Cambria Math" w:hAnsi="Cambria Math"/>
                            <w:color w:val="000000"/>
                            <w:szCs w:val="21"/>
                          </w:rPr>
                          <m:t>1</m:t>
                        </m:r>
                        <m:r>
                          <m:rPr>
                            <m:sty m:val="p"/>
                          </m:rPr>
                          <w:rPr>
                            <w:rFonts w:ascii="Cambria Math" w:hAnsi="Cambria Math" w:cs="Cambria Math"/>
                            <w:color w:val="000000"/>
                            <w:szCs w:val="21"/>
                          </w:rPr>
                          <m:t>-</m:t>
                        </m:r>
                        <m:sSub>
                          <m:sSubPr>
                            <m:ctrlPr>
                              <w:rPr>
                                <w:rFonts w:ascii="Cambria Math" w:hAnsi="Cambria Math"/>
                                <w:color w:val="000000"/>
                                <w:szCs w:val="21"/>
                              </w:rPr>
                            </m:ctrlPr>
                          </m:sSubPr>
                          <m:e>
                            <m:r>
                              <w:rPr>
                                <w:rFonts w:ascii="Cambria Math" w:hAnsi="Cambria Math"/>
                                <w:color w:val="000000"/>
                                <w:szCs w:val="21"/>
                              </w:rPr>
                              <m:t>α</m:t>
                            </m:r>
                          </m:e>
                          <m:sub>
                            <m:r>
                              <w:rPr>
                                <w:rFonts w:ascii="Cambria Math" w:hAnsi="Cambria Math"/>
                                <w:color w:val="000000"/>
                                <w:szCs w:val="21"/>
                              </w:rPr>
                              <m:t>s</m:t>
                            </m:r>
                          </m:sub>
                        </m:sSub>
                      </m:e>
                    </m:d>
                    <m:r>
                      <m:rPr>
                        <m:sty m:val="p"/>
                      </m:rPr>
                      <w:rPr>
                        <w:rFonts w:ascii="Cambria Math" w:hAnsi="Cambria Math"/>
                        <w:color w:val="000000"/>
                        <w:szCs w:val="21"/>
                      </w:rPr>
                      <m:t> </m:t>
                    </m:r>
                    <m:sSubSup>
                      <m:sSubSupPr>
                        <m:ctrlPr>
                          <w:rPr>
                            <w:rFonts w:ascii="Cambria Math" w:hAnsi="Cambria Math"/>
                            <w:color w:val="000000"/>
                            <w:szCs w:val="21"/>
                          </w:rPr>
                        </m:ctrlPr>
                      </m:sSubSupPr>
                      <m:e>
                        <m:r>
                          <w:rPr>
                            <w:rFonts w:ascii="Cambria Math" w:hAnsi="Cambria Math"/>
                            <w:color w:val="000000"/>
                            <w:szCs w:val="21"/>
                          </w:rPr>
                          <m:t>x</m:t>
                        </m:r>
                      </m:e>
                      <m:sub>
                        <m:r>
                          <w:rPr>
                            <w:rFonts w:ascii="Cambria Math" w:hAnsi="Cambria Math"/>
                            <w:color w:val="000000"/>
                            <w:szCs w:val="21"/>
                          </w:rPr>
                          <m:t>s</m:t>
                        </m:r>
                      </m:sub>
                      <m:sup>
                        <m:d>
                          <m:dPr>
                            <m:ctrlPr>
                              <w:rPr>
                                <w:rFonts w:ascii="Cambria Math" w:hAnsi="Cambria Math"/>
                                <w:color w:val="000000"/>
                                <w:szCs w:val="21"/>
                              </w:rPr>
                            </m:ctrlPr>
                          </m:dPr>
                          <m:e>
                            <m:r>
                              <w:rPr>
                                <w:rFonts w:ascii="Cambria Math" w:hAnsi="Cambria Math"/>
                                <w:color w:val="000000"/>
                                <w:szCs w:val="21"/>
                              </w:rPr>
                              <m:t>B</m:t>
                            </m:r>
                          </m:e>
                        </m:d>
                      </m:sup>
                    </m:sSubSup>
                    <m:d>
                      <m:dPr>
                        <m:ctrlPr>
                          <w:rPr>
                            <w:rFonts w:ascii="Cambria Math" w:hAnsi="Cambria Math"/>
                            <w:color w:val="000000"/>
                            <w:szCs w:val="21"/>
                          </w:rPr>
                        </m:ctrlPr>
                      </m:dPr>
                      <m:e>
                        <m:r>
                          <w:rPr>
                            <w:rFonts w:ascii="Cambria Math" w:hAnsi="Cambria Math"/>
                            <w:color w:val="000000"/>
                            <w:szCs w:val="21"/>
                          </w:rPr>
                          <m:t>j</m:t>
                        </m:r>
                      </m:e>
                    </m:d>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14</m:t>
                        </m:r>
                      </m:e>
                    </m:d>
                    <m:ctrlPr>
                      <w:rPr>
                        <w:rFonts w:ascii="Cambria Math" w:hAnsi="Cambria Math"/>
                        <w:i/>
                        <w:color w:val="000000"/>
                        <w:szCs w:val="21"/>
                      </w:rPr>
                    </m:ctrlPr>
                  </m:e>
                </m:eqArr>
              </m:oMath>
            </m:oMathPara>
          </w:p>
          <w:p w14:paraId="6ED7A7D6" w14:textId="75084B5E" w:rsidR="00346237" w:rsidRPr="000C4EC9" w:rsidRDefault="00346237" w:rsidP="007648C2">
            <w:pPr>
              <w:ind w:firstLine="420"/>
              <w:rPr>
                <w:rFonts w:asciiTheme="minorEastAsia" w:hAnsiTheme="minorEastAsia" w:hint="eastAsia"/>
                <w:color w:val="000000"/>
                <w:szCs w:val="21"/>
              </w:rPr>
            </w:pPr>
            <w:r w:rsidRPr="000C4EC9">
              <w:rPr>
                <w:rFonts w:asciiTheme="minorEastAsia" w:hAnsiTheme="minorEastAsia" w:hint="eastAsia"/>
                <w:color w:val="000000"/>
                <w:szCs w:val="21"/>
              </w:rPr>
              <w:t>其中</w:t>
            </w:r>
            <m:oMath>
              <m:sSub>
                <m:sSubPr>
                  <m:ctrlPr>
                    <w:rPr>
                      <w:rFonts w:ascii="Cambria Math" w:hAnsi="Cambria Math"/>
                      <w:color w:val="000000"/>
                      <w:szCs w:val="21"/>
                    </w:rPr>
                  </m:ctrlPr>
                </m:sSubPr>
                <m:e>
                  <m:r>
                    <w:rPr>
                      <w:rFonts w:ascii="Cambria Math" w:hAnsi="Cambria Math"/>
                      <w:color w:val="000000"/>
                      <w:szCs w:val="21"/>
                    </w:rPr>
                    <m:t>α</m:t>
                  </m:r>
                </m:e>
                <m:sub>
                  <m:r>
                    <w:rPr>
                      <w:rFonts w:ascii="Cambria Math" w:hAnsi="Cambria Math"/>
                      <w:color w:val="000000"/>
                      <w:szCs w:val="21"/>
                    </w:rPr>
                    <m:t>s</m:t>
                  </m:r>
                </m:sub>
              </m:sSub>
              <m:r>
                <m:rPr>
                  <m:sty m:val="p"/>
                </m:rPr>
                <w:rPr>
                  <w:rFonts w:ascii="Cambria Math" w:hAnsi="Cambria Math" w:cs="Cambria Math"/>
                  <w:color w:val="000000"/>
                  <w:szCs w:val="21"/>
                </w:rPr>
                <m:t>∼</m:t>
              </m:r>
              <m:r>
                <w:rPr>
                  <w:rFonts w:ascii="Cambria Math" w:hAnsi="Cambria Math"/>
                  <w:color w:val="000000"/>
                  <w:szCs w:val="21"/>
                </w:rPr>
                <m:t>Beta</m:t>
              </m:r>
              <m:r>
                <m:rPr>
                  <m:sty m:val="p"/>
                </m:rPr>
                <w:rPr>
                  <w:rFonts w:ascii="Cambria Math" w:hAnsi="Cambria Math"/>
                  <w:color w:val="000000"/>
                  <w:szCs w:val="21"/>
                </w:rPr>
                <m:t>(2,2)</m:t>
              </m:r>
            </m:oMath>
            <w:r w:rsidRPr="000C4EC9">
              <w:rPr>
                <w:rFonts w:asciiTheme="minorEastAsia" w:hAnsiTheme="minorEastAsia" w:hint="eastAsia"/>
                <w:color w:val="000000"/>
                <w:szCs w:val="21"/>
              </w:rPr>
              <w:t>，保证凸组合更集中于中间区域；</w:t>
            </w:r>
          </w:p>
          <w:p w14:paraId="15E8628E" w14:textId="6B2CBE47" w:rsidR="00346237" w:rsidRPr="00346237" w:rsidRDefault="00346237" w:rsidP="007648C2">
            <w:pPr>
              <w:ind w:firstLine="420"/>
              <w:rPr>
                <w:rFonts w:asciiTheme="minorEastAsia" w:hAnsiTheme="minorEastAsia" w:hint="eastAsia"/>
                <w:color w:val="000000"/>
                <w:szCs w:val="21"/>
              </w:rPr>
            </w:pPr>
            <w:r w:rsidRPr="00346237">
              <w:rPr>
                <w:rFonts w:asciiTheme="minorEastAsia" w:hAnsiTheme="minorEastAsia" w:hint="eastAsia"/>
                <w:color w:val="000000"/>
                <w:szCs w:val="21"/>
              </w:rPr>
              <w:t xml:space="preserve">在父代融合结果的基础上，引入原型 </w:t>
            </w:r>
            <m:oMath>
              <m:sSup>
                <m:sSupPr>
                  <m:ctrlPr>
                    <w:rPr>
                      <w:rFonts w:ascii="Cambria Math" w:hAnsi="Cambria Math" w:cs="Cambria Math"/>
                      <w:color w:val="000000"/>
                      <w:szCs w:val="21"/>
                    </w:rPr>
                  </m:ctrlPr>
                </m:sSupPr>
                <m:e>
                  <m:r>
                    <w:rPr>
                      <w:rFonts w:ascii="Cambria Math" w:hAnsi="Cambria Math" w:cs="Cambria Math"/>
                      <w:color w:val="000000"/>
                      <w:szCs w:val="21"/>
                    </w:rPr>
                    <m:t>A</m:t>
                  </m:r>
                </m:e>
                <m:sup>
                  <m:r>
                    <m:rPr>
                      <m:sty m:val="p"/>
                    </m:rPr>
                    <w:rPr>
                      <w:rFonts w:ascii="Cambria Math" w:hAnsi="Cambria Math"/>
                      <w:color w:val="000000"/>
                      <w:szCs w:val="21"/>
                    </w:rPr>
                    <m:t>(</m:t>
                  </m:r>
                  <m:sSup>
                    <m:sSupPr>
                      <m:ctrlPr>
                        <w:rPr>
                          <w:rFonts w:ascii="Cambria Math" w:hAnsi="Cambria Math"/>
                          <w:color w:val="000000"/>
                          <w:szCs w:val="21"/>
                        </w:rPr>
                      </m:ctrlPr>
                    </m:sSupPr>
                    <m:e>
                      <m:r>
                        <w:rPr>
                          <w:rFonts w:ascii="Cambria Math" w:hAnsi="Cambria Math"/>
                          <w:color w:val="000000"/>
                          <w:szCs w:val="21"/>
                        </w:rPr>
                        <m:t>k</m:t>
                      </m:r>
                    </m:e>
                    <m:sup>
                      <m:r>
                        <m:rPr>
                          <m:sty m:val="p"/>
                        </m:rPr>
                        <w:rPr>
                          <w:rFonts w:ascii="Cambria Math" w:hAnsi="Cambria Math" w:cs="Cambria Math"/>
                          <w:color w:val="000000"/>
                          <w:szCs w:val="21"/>
                        </w:rPr>
                        <m:t>⋆</m:t>
                      </m:r>
                    </m:sup>
                  </m:sSup>
                  <m:r>
                    <m:rPr>
                      <m:sty m:val="p"/>
                    </m:rPr>
                    <w:rPr>
                      <w:rFonts w:ascii="Cambria Math" w:hAnsi="Cambria Math"/>
                      <w:color w:val="000000"/>
                      <w:szCs w:val="21"/>
                    </w:rPr>
                    <m:t>)</m:t>
                  </m:r>
                </m:sup>
              </m:sSup>
            </m:oMath>
            <w:r w:rsidRPr="00346237">
              <w:rPr>
                <w:rFonts w:asciiTheme="minorEastAsia" w:hAnsiTheme="minorEastAsia" w:hint="eastAsia"/>
                <w:color w:val="000000"/>
                <w:szCs w:val="21"/>
              </w:rPr>
              <w:t xml:space="preserve"> 的牵引：</w:t>
            </w:r>
          </w:p>
          <w:p w14:paraId="45E94C9B" w14:textId="1CE11A16" w:rsidR="009171FD" w:rsidRPr="009171FD" w:rsidRDefault="00000000" w:rsidP="002529AF">
            <w:pPr>
              <w:spacing w:line="240" w:lineRule="auto"/>
              <w:ind w:leftChars="100" w:left="210" w:firstLineChars="100" w:firstLine="21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bSup>
                      <m:sSubSupPr>
                        <m:ctrlPr>
                          <w:rPr>
                            <w:rFonts w:ascii="Cambria Math" w:hAnsi="Cambria Math"/>
                            <w:color w:val="000000"/>
                            <w:szCs w:val="21"/>
                          </w:rPr>
                        </m:ctrlPr>
                      </m:sSubSupPr>
                      <m:e>
                        <m:r>
                          <w:rPr>
                            <w:rFonts w:ascii="Cambria Math" w:hAnsi="Cambria Math"/>
                            <w:color w:val="000000"/>
                            <w:szCs w:val="21"/>
                          </w:rPr>
                          <m:t>x</m:t>
                        </m:r>
                      </m:e>
                      <m:sub>
                        <m:r>
                          <w:rPr>
                            <w:rFonts w:ascii="Cambria Math" w:hAnsi="Cambria Math"/>
                            <w:color w:val="000000"/>
                            <w:szCs w:val="21"/>
                          </w:rPr>
                          <m:t>s</m:t>
                        </m:r>
                      </m:sub>
                      <m:sup>
                        <m:d>
                          <m:dPr>
                            <m:ctrlPr>
                              <w:rPr>
                                <w:rFonts w:ascii="Cambria Math" w:hAnsi="Cambria Math"/>
                                <w:color w:val="000000"/>
                                <w:szCs w:val="21"/>
                              </w:rPr>
                            </m:ctrlPr>
                          </m:dPr>
                          <m:e>
                            <m:r>
                              <w:rPr>
                                <w:rFonts w:ascii="Cambria Math" w:hAnsi="Cambria Math"/>
                                <w:color w:val="000000"/>
                                <w:szCs w:val="21"/>
                              </w:rPr>
                              <m:t>C</m:t>
                            </m:r>
                          </m:e>
                        </m:d>
                      </m:sup>
                    </m:sSubSup>
                    <m:d>
                      <m:dPr>
                        <m:ctrlPr>
                          <w:rPr>
                            <w:rFonts w:ascii="Cambria Math" w:hAnsi="Cambria Math"/>
                            <w:color w:val="000000"/>
                            <w:szCs w:val="21"/>
                          </w:rPr>
                        </m:ctrlPr>
                      </m:dPr>
                      <m:e>
                        <m:r>
                          <w:rPr>
                            <w:rFonts w:ascii="Cambria Math" w:hAnsi="Cambria Math"/>
                            <w:color w:val="000000"/>
                            <w:szCs w:val="21"/>
                          </w:rPr>
                          <m:t>j</m:t>
                        </m:r>
                      </m:e>
                    </m:d>
                    <m:r>
                      <m:rPr>
                        <m:sty m:val="p"/>
                      </m:rPr>
                      <w:rPr>
                        <w:rFonts w:ascii="Cambria Math" w:hAnsi="Cambria Math"/>
                        <w:color w:val="000000"/>
                        <w:szCs w:val="21"/>
                      </w:rPr>
                      <m:t>  </m:t>
                    </m:r>
                    <m:r>
                      <m:rPr>
                        <m:sty m:val="p"/>
                      </m:rPr>
                      <w:rPr>
                        <w:rFonts w:ascii="Cambria Math" w:hAnsi="Cambria Math" w:hint="eastAsia"/>
                        <w:color w:val="000000"/>
                        <w:szCs w:val="21"/>
                      </w:rPr>
                      <m:t>←</m:t>
                    </m:r>
                    <m:r>
                      <m:rPr>
                        <m:sty m:val="p"/>
                      </m:rPr>
                      <w:rPr>
                        <w:rFonts w:ascii="Cambria Math" w:hAnsi="Cambria Math"/>
                        <w:color w:val="000000"/>
                        <w:szCs w:val="21"/>
                      </w:rPr>
                      <m:t>  </m:t>
                    </m:r>
                    <m:d>
                      <m:dPr>
                        <m:ctrlPr>
                          <w:rPr>
                            <w:rFonts w:ascii="Cambria Math" w:hAnsi="Cambria Math"/>
                            <w:color w:val="000000"/>
                            <w:szCs w:val="21"/>
                          </w:rPr>
                        </m:ctrlPr>
                      </m:dPr>
                      <m:e>
                        <m:r>
                          <m:rPr>
                            <m:sty m:val="p"/>
                          </m:rPr>
                          <w:rPr>
                            <w:rFonts w:ascii="Cambria Math" w:hAnsi="Cambria Math"/>
                            <w:color w:val="000000"/>
                            <w:szCs w:val="21"/>
                          </w:rPr>
                          <m:t>1</m:t>
                        </m:r>
                        <m:r>
                          <m:rPr>
                            <m:sty m:val="p"/>
                          </m:rPr>
                          <w:rPr>
                            <w:rFonts w:ascii="Cambria Math" w:hAnsi="Cambria Math" w:cs="Cambria Math"/>
                            <w:color w:val="000000"/>
                            <w:szCs w:val="21"/>
                          </w:rPr>
                          <m:t>-</m:t>
                        </m:r>
                        <m:sSub>
                          <m:sSubPr>
                            <m:ctrlPr>
                              <w:rPr>
                                <w:rFonts w:ascii="Cambria Math" w:hAnsi="Cambria Math"/>
                                <w:color w:val="000000"/>
                                <w:szCs w:val="21"/>
                              </w:rPr>
                            </m:ctrlPr>
                          </m:sSubPr>
                          <m:e>
                            <m:r>
                              <w:rPr>
                                <w:rFonts w:ascii="Cambria Math" w:hAnsi="Cambria Math"/>
                                <w:color w:val="000000"/>
                                <w:szCs w:val="21"/>
                              </w:rPr>
                              <m:t>γ</m:t>
                            </m:r>
                          </m:e>
                          <m:sub>
                            <m:r>
                              <w:rPr>
                                <w:rFonts w:ascii="Cambria Math" w:hAnsi="Cambria Math"/>
                                <w:color w:val="000000"/>
                                <w:szCs w:val="21"/>
                              </w:rPr>
                              <m:t>s</m:t>
                            </m:r>
                          </m:sub>
                        </m:sSub>
                      </m:e>
                    </m:d>
                    <m:r>
                      <m:rPr>
                        <m:sty m:val="p"/>
                      </m:rPr>
                      <w:rPr>
                        <w:rFonts w:ascii="Cambria Math" w:hAnsi="Cambria Math"/>
                        <w:color w:val="000000"/>
                        <w:szCs w:val="21"/>
                      </w:rPr>
                      <m:t> </m:t>
                    </m:r>
                    <m:sSubSup>
                      <m:sSubSupPr>
                        <m:ctrlPr>
                          <w:rPr>
                            <w:rFonts w:ascii="Cambria Math" w:hAnsi="Cambria Math"/>
                            <w:color w:val="000000"/>
                            <w:szCs w:val="21"/>
                          </w:rPr>
                        </m:ctrlPr>
                      </m:sSubSupPr>
                      <m:e>
                        <m:r>
                          <w:rPr>
                            <w:rFonts w:ascii="Cambria Math" w:hAnsi="Cambria Math"/>
                            <w:color w:val="000000"/>
                            <w:szCs w:val="21"/>
                          </w:rPr>
                          <m:t>x</m:t>
                        </m:r>
                      </m:e>
                      <m:sub>
                        <m:r>
                          <w:rPr>
                            <w:rFonts w:ascii="Cambria Math" w:hAnsi="Cambria Math"/>
                            <w:color w:val="000000"/>
                            <w:szCs w:val="21"/>
                          </w:rPr>
                          <m:t>s</m:t>
                        </m:r>
                      </m:sub>
                      <m:sup>
                        <m:d>
                          <m:dPr>
                            <m:ctrlPr>
                              <w:rPr>
                                <w:rFonts w:ascii="Cambria Math" w:hAnsi="Cambria Math"/>
                                <w:color w:val="000000"/>
                                <w:szCs w:val="21"/>
                              </w:rPr>
                            </m:ctrlPr>
                          </m:dPr>
                          <m:e>
                            <m:r>
                              <w:rPr>
                                <w:rFonts w:ascii="Cambria Math" w:hAnsi="Cambria Math"/>
                                <w:color w:val="000000"/>
                                <w:szCs w:val="21"/>
                              </w:rPr>
                              <m:t>C</m:t>
                            </m:r>
                          </m:e>
                        </m:d>
                      </m:sup>
                    </m:sSubSup>
                    <m:d>
                      <m:dPr>
                        <m:ctrlPr>
                          <w:rPr>
                            <w:rFonts w:ascii="Cambria Math" w:hAnsi="Cambria Math"/>
                            <w:color w:val="000000"/>
                            <w:szCs w:val="21"/>
                          </w:rPr>
                        </m:ctrlPr>
                      </m:dPr>
                      <m:e>
                        <m:r>
                          <w:rPr>
                            <w:rFonts w:ascii="Cambria Math" w:hAnsi="Cambria Math"/>
                            <w:color w:val="000000"/>
                            <w:szCs w:val="21"/>
                          </w:rPr>
                          <m:t>j</m:t>
                        </m:r>
                      </m:e>
                    </m:d>
                    <m:r>
                      <m:rPr>
                        <m:sty m:val="p"/>
                      </m:rPr>
                      <w:rPr>
                        <w:rFonts w:ascii="Cambria Math" w:hAnsi="Cambria Math"/>
                        <w:color w:val="000000"/>
                        <w:szCs w:val="21"/>
                      </w:rPr>
                      <m:t>  +  </m:t>
                    </m:r>
                    <m:sSub>
                      <m:sSubPr>
                        <m:ctrlPr>
                          <w:rPr>
                            <w:rFonts w:ascii="Cambria Math" w:hAnsi="Cambria Math"/>
                            <w:color w:val="000000"/>
                            <w:szCs w:val="21"/>
                          </w:rPr>
                        </m:ctrlPr>
                      </m:sSubPr>
                      <m:e>
                        <m:r>
                          <w:rPr>
                            <w:rFonts w:ascii="Cambria Math" w:hAnsi="Cambria Math"/>
                            <w:color w:val="000000"/>
                            <w:szCs w:val="21"/>
                          </w:rPr>
                          <m:t>γ</m:t>
                        </m:r>
                      </m:e>
                      <m:sub>
                        <m:r>
                          <w:rPr>
                            <w:rFonts w:ascii="Cambria Math" w:hAnsi="Cambria Math"/>
                            <w:color w:val="000000"/>
                            <w:szCs w:val="21"/>
                          </w:rPr>
                          <m:t>s</m:t>
                        </m:r>
                      </m:sub>
                    </m:sSub>
                    <m:r>
                      <m:rPr>
                        <m:sty m:val="p"/>
                      </m:rPr>
                      <w:rPr>
                        <w:rFonts w:ascii="Cambria Math" w:hAnsi="Cambria Math"/>
                        <w:color w:val="000000"/>
                        <w:szCs w:val="21"/>
                      </w:rPr>
                      <m:t> </m:t>
                    </m:r>
                    <m:sSubSup>
                      <m:sSubSupPr>
                        <m:ctrlPr>
                          <w:rPr>
                            <w:rFonts w:ascii="Cambria Math" w:hAnsi="Cambria Math"/>
                            <w:color w:val="000000"/>
                            <w:szCs w:val="21"/>
                          </w:rPr>
                        </m:ctrlPr>
                      </m:sSubSupPr>
                      <m:e>
                        <m:r>
                          <w:rPr>
                            <w:rFonts w:ascii="Cambria Math" w:hAnsi="Cambria Math"/>
                            <w:color w:val="000000"/>
                            <w:szCs w:val="21"/>
                          </w:rPr>
                          <m:t>a</m:t>
                        </m:r>
                      </m:e>
                      <m:sub>
                        <m:r>
                          <w:rPr>
                            <w:rFonts w:ascii="Cambria Math" w:hAnsi="Cambria Math"/>
                            <w:color w:val="000000"/>
                            <w:szCs w:val="21"/>
                          </w:rPr>
                          <m:t>s</m:t>
                        </m:r>
                      </m:sub>
                      <m:sup>
                        <m:d>
                          <m:dPr>
                            <m:ctrlPr>
                              <w:rPr>
                                <w:rFonts w:ascii="Cambria Math" w:hAnsi="Cambria Math"/>
                                <w:color w:val="000000"/>
                                <w:szCs w:val="21"/>
                              </w:rPr>
                            </m:ctrlPr>
                          </m:dPr>
                          <m:e>
                            <m:sSup>
                              <m:sSupPr>
                                <m:ctrlPr>
                                  <w:rPr>
                                    <w:rFonts w:ascii="Cambria Math" w:hAnsi="Cambria Math"/>
                                    <w:color w:val="000000"/>
                                    <w:szCs w:val="21"/>
                                  </w:rPr>
                                </m:ctrlPr>
                              </m:sSupPr>
                              <m:e>
                                <m:r>
                                  <w:rPr>
                                    <w:rFonts w:ascii="Cambria Math" w:hAnsi="Cambria Math"/>
                                    <w:color w:val="000000"/>
                                    <w:szCs w:val="21"/>
                                  </w:rPr>
                                  <m:t>k</m:t>
                                </m:r>
                              </m:e>
                              <m:sup>
                                <m:r>
                                  <m:rPr>
                                    <m:sty m:val="p"/>
                                  </m:rPr>
                                  <w:rPr>
                                    <w:rFonts w:ascii="Cambria Math" w:hAnsi="Cambria Math" w:cs="Cambria Math"/>
                                    <w:color w:val="000000"/>
                                    <w:szCs w:val="21"/>
                                  </w:rPr>
                                  <m:t>⋆</m:t>
                                </m:r>
                              </m:sup>
                            </m:sSup>
                          </m:e>
                        </m:d>
                      </m:sup>
                    </m:sSubSup>
                    <m:d>
                      <m:dPr>
                        <m:ctrlPr>
                          <w:rPr>
                            <w:rFonts w:ascii="Cambria Math" w:hAnsi="Cambria Math"/>
                            <w:color w:val="000000"/>
                            <w:szCs w:val="21"/>
                          </w:rPr>
                        </m:ctrlPr>
                      </m:dPr>
                      <m:e>
                        <m:r>
                          <w:rPr>
                            <w:rFonts w:ascii="Cambria Math" w:hAnsi="Cambria Math" w:cs="Cambria Math"/>
                            <w:color w:val="000000"/>
                            <w:szCs w:val="21"/>
                          </w:rPr>
                          <m:t>j</m:t>
                        </m:r>
                      </m:e>
                    </m:d>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15</m:t>
                        </m:r>
                      </m:e>
                    </m:d>
                    <m:ctrlPr>
                      <w:rPr>
                        <w:rFonts w:ascii="Cambria Math" w:hAnsi="Cambria Math"/>
                        <w:i/>
                        <w:color w:val="000000"/>
                        <w:szCs w:val="21"/>
                      </w:rPr>
                    </m:ctrlPr>
                  </m:e>
                </m:eqArr>
              </m:oMath>
            </m:oMathPara>
          </w:p>
          <w:p w14:paraId="61DD0525" w14:textId="4BBDE573" w:rsidR="00346237" w:rsidRPr="001C7BB9" w:rsidRDefault="00346237" w:rsidP="001C7BB9">
            <w:pPr>
              <w:ind w:leftChars="100" w:left="210" w:firstLineChars="100" w:firstLine="210"/>
              <w:rPr>
                <w:rFonts w:asciiTheme="minorEastAsia" w:hAnsiTheme="minorEastAsia" w:hint="eastAsia"/>
                <w:color w:val="000000"/>
                <w:szCs w:val="21"/>
              </w:rPr>
            </w:pPr>
            <w:r w:rsidRPr="00346237">
              <w:rPr>
                <w:rFonts w:asciiTheme="minorEastAsia" w:hAnsiTheme="minorEastAsia" w:hint="eastAsia"/>
                <w:color w:val="000000"/>
                <w:szCs w:val="21"/>
              </w:rPr>
              <w:t>其中牵引系数</w:t>
            </w:r>
            <w:r w:rsidR="00185D7A">
              <w:rPr>
                <w:rFonts w:asciiTheme="minorEastAsia" w:hAnsiTheme="minorEastAsia" w:hint="eastAsia"/>
                <w:color w:val="000000"/>
                <w:szCs w:val="21"/>
              </w:rPr>
              <w:t xml:space="preserve"> </w:t>
            </w:r>
            <m:oMath>
              <m:sSub>
                <m:sSubPr>
                  <m:ctrlPr>
                    <w:rPr>
                      <w:rFonts w:ascii="Cambria Math" w:hAnsi="Cambria Math"/>
                      <w:color w:val="000000"/>
                      <w:szCs w:val="21"/>
                    </w:rPr>
                  </m:ctrlPr>
                </m:sSubPr>
                <m:e>
                  <m:r>
                    <w:rPr>
                      <w:rFonts w:ascii="Cambria Math" w:hAnsi="Cambria Math"/>
                      <w:color w:val="000000"/>
                      <w:szCs w:val="21"/>
                    </w:rPr>
                    <m:t>γ</m:t>
                  </m:r>
                </m:e>
                <m:sub>
                  <m:r>
                    <w:rPr>
                      <w:rFonts w:ascii="Cambria Math" w:hAnsi="Cambria Math"/>
                      <w:color w:val="000000"/>
                      <w:szCs w:val="21"/>
                    </w:rPr>
                    <m:t>s</m:t>
                  </m:r>
                </m:sub>
              </m:sSub>
            </m:oMath>
            <w:r w:rsidR="00185D7A">
              <w:rPr>
                <w:rFonts w:asciiTheme="minorEastAsia" w:hAnsiTheme="minorEastAsia" w:hint="eastAsia"/>
                <w:color w:val="000000"/>
                <w:szCs w:val="21"/>
              </w:rPr>
              <w:t xml:space="preserve"> </w:t>
            </w:r>
            <w:r w:rsidRPr="00346237">
              <w:rPr>
                <w:rFonts w:asciiTheme="minorEastAsia" w:hAnsiTheme="minorEastAsia" w:hint="eastAsia"/>
                <w:color w:val="000000"/>
                <w:szCs w:val="21"/>
              </w:rPr>
              <w:t>定义为：</w:t>
            </w:r>
          </w:p>
          <w:p w14:paraId="5358E108" w14:textId="47674303" w:rsidR="009171FD" w:rsidRPr="009171FD" w:rsidRDefault="00000000" w:rsidP="002529AF">
            <w:pPr>
              <w:spacing w:line="240" w:lineRule="auto"/>
              <w:ind w:leftChars="100" w:left="210" w:firstLineChars="100" w:firstLine="210"/>
              <w:jc w:val="center"/>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b>
                      <m:sSubPr>
                        <m:ctrlPr>
                          <w:rPr>
                            <w:rFonts w:ascii="Cambria Math" w:hAnsi="Cambria Math"/>
                            <w:color w:val="000000"/>
                            <w:szCs w:val="21"/>
                          </w:rPr>
                        </m:ctrlPr>
                      </m:sSubPr>
                      <m:e>
                        <m:r>
                          <w:rPr>
                            <w:rFonts w:ascii="Cambria Math" w:hAnsi="Cambria Math"/>
                            <w:color w:val="000000"/>
                            <w:szCs w:val="21"/>
                          </w:rPr>
                          <m:t>γ</m:t>
                        </m:r>
                      </m:e>
                      <m:sub>
                        <m:r>
                          <w:rPr>
                            <w:rFonts w:ascii="Cambria Math" w:hAnsi="Cambria Math"/>
                            <w:color w:val="000000"/>
                            <w:szCs w:val="21"/>
                          </w:rPr>
                          <m:t>s</m:t>
                        </m:r>
                      </m:sub>
                    </m:sSub>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γ</m:t>
                        </m:r>
                      </m:e>
                      <m:sub>
                        <m:r>
                          <m:rPr>
                            <m:sty m:val="p"/>
                          </m:rPr>
                          <w:rPr>
                            <w:rFonts w:ascii="Cambria Math" w:hAnsi="Cambria Math"/>
                            <w:color w:val="000000"/>
                            <w:szCs w:val="21"/>
                          </w:rPr>
                          <m:t>0</m:t>
                        </m:r>
                      </m:sub>
                    </m:sSub>
                    <m:r>
                      <m:rPr>
                        <m:sty m:val="p"/>
                      </m:rPr>
                      <w:rPr>
                        <w:rFonts w:ascii="Cambria Math" w:hAnsi="Cambria Math" w:cs="Cambria Math"/>
                        <w:color w:val="000000"/>
                        <w:szCs w:val="21"/>
                      </w:rPr>
                      <m:t>⋅</m:t>
                    </m:r>
                    <m:sSub>
                      <m:sSubPr>
                        <m:ctrlPr>
                          <w:rPr>
                            <w:rFonts w:ascii="Cambria Math" w:hAnsi="Cambria Math"/>
                            <w:color w:val="000000"/>
                            <w:szCs w:val="21"/>
                          </w:rPr>
                        </m:ctrlPr>
                      </m:sSubPr>
                      <m:e>
                        <m:r>
                          <w:rPr>
                            <w:rFonts w:ascii="Cambria Math" w:hAnsi="Cambria Math"/>
                            <w:color w:val="000000"/>
                            <w:szCs w:val="21"/>
                          </w:rPr>
                          <m:t>u</m:t>
                        </m:r>
                      </m:e>
                      <m:sub>
                        <m:r>
                          <w:rPr>
                            <w:rFonts w:ascii="Cambria Math" w:hAnsi="Cambria Math"/>
                            <w:color w:val="000000"/>
                            <w:szCs w:val="21"/>
                          </w:rPr>
                          <m:t>g</m:t>
                        </m:r>
                      </m:sub>
                    </m:sSub>
                    <m:r>
                      <m:rPr>
                        <m:sty m:val="p"/>
                      </m:rPr>
                      <w:rPr>
                        <w:rFonts w:ascii="Cambria Math" w:hAnsi="Cambria Math" w:cs="Cambria Math"/>
                        <w:color w:val="000000"/>
                        <w:szCs w:val="21"/>
                      </w:rPr>
                      <m:t>⋅</m:t>
                    </m:r>
                    <m:sSub>
                      <m:sSubPr>
                        <m:ctrlPr>
                          <w:rPr>
                            <w:rFonts w:ascii="Cambria Math" w:hAnsi="Cambria Math"/>
                            <w:color w:val="000000"/>
                            <w:szCs w:val="21"/>
                          </w:rPr>
                        </m:ctrlPr>
                      </m:sSubPr>
                      <m:e>
                        <m:r>
                          <w:rPr>
                            <w:rFonts w:ascii="Cambria Math" w:hAnsi="Cambria Math"/>
                            <w:color w:val="000000"/>
                            <w:szCs w:val="21"/>
                          </w:rPr>
                          <m:t>r</m:t>
                        </m:r>
                      </m:e>
                      <m:sub>
                        <m:r>
                          <w:rPr>
                            <w:rFonts w:ascii="Cambria Math" w:hAnsi="Cambria Math"/>
                            <w:color w:val="000000"/>
                            <w:szCs w:val="21"/>
                          </w:rPr>
                          <m:t>s</m:t>
                        </m:r>
                      </m:sub>
                    </m:sSub>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16</m:t>
                        </m:r>
                      </m:e>
                    </m:d>
                    <m:ctrlPr>
                      <w:rPr>
                        <w:rFonts w:ascii="Cambria Math" w:hAnsi="Cambria Math"/>
                        <w:i/>
                        <w:color w:val="000000"/>
                        <w:szCs w:val="21"/>
                      </w:rPr>
                    </m:ctrlPr>
                  </m:e>
                </m:eqArr>
              </m:oMath>
            </m:oMathPara>
          </w:p>
          <w:p w14:paraId="342E2A88" w14:textId="199B5C59" w:rsidR="00346237" w:rsidRDefault="00346237" w:rsidP="000C4EC9">
            <w:pPr>
              <w:ind w:firstLineChars="0" w:firstLine="0"/>
              <w:rPr>
                <w:rFonts w:asciiTheme="minorEastAsia" w:hAnsiTheme="minorEastAsia" w:hint="eastAsia"/>
                <w:color w:val="000000"/>
                <w:szCs w:val="21"/>
              </w:rPr>
            </w:pPr>
            <w:r w:rsidRPr="000C4EC9">
              <w:rPr>
                <w:rFonts w:cs="Times New Roman"/>
                <w:color w:val="000000"/>
                <w:szCs w:val="21"/>
              </w:rPr>
              <w:t>​</w:t>
            </w:r>
            <w:r w:rsidR="007648C2">
              <w:rPr>
                <w:rFonts w:cs="Times New Roman" w:hint="eastAsia"/>
                <w:color w:val="000000"/>
                <w:szCs w:val="21"/>
              </w:rPr>
              <w:t xml:space="preserve">    </w:t>
            </w:r>
            <w:r w:rsidR="001C7BB9" w:rsidRPr="000C4EC9">
              <w:rPr>
                <w:rFonts w:asciiTheme="minorEastAsia" w:hAnsiTheme="minorEastAsia" w:hint="eastAsia"/>
                <w:color w:val="000000"/>
                <w:szCs w:val="21"/>
              </w:rPr>
              <w:t>其中</w:t>
            </w:r>
            <w:r w:rsidR="00185D7A" w:rsidRPr="000C4EC9">
              <w:rPr>
                <w:rFonts w:asciiTheme="minorEastAsia" w:hAnsiTheme="minorEastAsia" w:hint="eastAsia"/>
                <w:color w:val="000000"/>
                <w:szCs w:val="21"/>
              </w:rPr>
              <w:t xml:space="preserve"> </w:t>
            </w:r>
            <m:oMath>
              <m:sSub>
                <m:sSubPr>
                  <m:ctrlPr>
                    <w:rPr>
                      <w:rFonts w:ascii="Cambria Math" w:hAnsi="Cambria Math"/>
                      <w:color w:val="000000"/>
                      <w:szCs w:val="21"/>
                    </w:rPr>
                  </m:ctrlPr>
                </m:sSubPr>
                <m:e>
                  <m:r>
                    <w:rPr>
                      <w:rFonts w:ascii="Cambria Math" w:hAnsi="Cambria Math"/>
                      <w:color w:val="000000"/>
                      <w:szCs w:val="21"/>
                    </w:rPr>
                    <m:t>γ</m:t>
                  </m:r>
                </m:e>
                <m:sub>
                  <m:r>
                    <m:rPr>
                      <m:sty m:val="p"/>
                    </m:rPr>
                    <w:rPr>
                      <w:rFonts w:ascii="Cambria Math" w:hAnsi="Cambria Math"/>
                      <w:color w:val="000000"/>
                      <w:szCs w:val="21"/>
                    </w:rPr>
                    <m:t>0</m:t>
                  </m:r>
                </m:sub>
              </m:sSub>
            </m:oMath>
            <w:r w:rsidR="00185D7A" w:rsidRPr="000C4EC9">
              <w:rPr>
                <w:rFonts w:asciiTheme="minorEastAsia" w:hAnsiTheme="minorEastAsia" w:hint="eastAsia"/>
                <w:color w:val="000000"/>
                <w:szCs w:val="21"/>
              </w:rPr>
              <w:t xml:space="preserve"> 为</w:t>
            </w:r>
            <w:r w:rsidRPr="00346237">
              <w:rPr>
                <w:rFonts w:asciiTheme="minorEastAsia" w:hAnsiTheme="minorEastAsia" w:hint="eastAsia"/>
                <w:color w:val="000000"/>
                <w:szCs w:val="21"/>
              </w:rPr>
              <w:t>初始牵引强度；</w:t>
            </w:r>
            <m:oMath>
              <m:sSub>
                <m:sSubPr>
                  <m:ctrlPr>
                    <w:rPr>
                      <w:rFonts w:ascii="Cambria Math" w:hAnsi="Cambria Math"/>
                      <w:color w:val="000000"/>
                      <w:szCs w:val="21"/>
                    </w:rPr>
                  </m:ctrlPr>
                </m:sSubPr>
                <m:e>
                  <m:r>
                    <w:rPr>
                      <w:rFonts w:ascii="Cambria Math" w:hAnsi="Cambria Math"/>
                      <w:color w:val="000000"/>
                      <w:szCs w:val="21"/>
                    </w:rPr>
                    <m:t>u</m:t>
                  </m:r>
                </m:e>
                <m:sub>
                  <m:r>
                    <w:rPr>
                      <w:rFonts w:ascii="Cambria Math" w:hAnsi="Cambria Math"/>
                      <w:color w:val="000000"/>
                      <w:szCs w:val="21"/>
                    </w:rPr>
                    <m:t>g</m:t>
                  </m:r>
                </m:sub>
              </m:sSub>
              <m:r>
                <m:rPr>
                  <m:sty m:val="p"/>
                </m:rPr>
                <w:rPr>
                  <w:rFonts w:ascii="Cambria Math" w:hAnsi="Cambria Math"/>
                  <w:color w:val="000000"/>
                  <w:szCs w:val="21"/>
                </w:rPr>
                <m:t>∈(0,1]</m:t>
              </m:r>
            </m:oMath>
            <w:r w:rsidR="00185D7A">
              <w:rPr>
                <w:rFonts w:asciiTheme="minorEastAsia" w:hAnsiTheme="minorEastAsia" w:hint="eastAsia"/>
                <w:color w:val="000000"/>
                <w:szCs w:val="21"/>
              </w:rPr>
              <w:t xml:space="preserve"> </w:t>
            </w:r>
            <w:r w:rsidR="001C7BB9">
              <w:rPr>
                <w:rFonts w:asciiTheme="minorEastAsia" w:hAnsiTheme="minorEastAsia" w:hint="eastAsia"/>
                <w:color w:val="000000"/>
                <w:szCs w:val="21"/>
              </w:rPr>
              <w:t>为</w:t>
            </w:r>
            <w:r w:rsidRPr="00346237">
              <w:rPr>
                <w:rFonts w:asciiTheme="minorEastAsia" w:hAnsiTheme="minorEastAsia" w:hint="eastAsia"/>
                <w:color w:val="000000"/>
                <w:szCs w:val="21"/>
              </w:rPr>
              <w:t>退火因子，随代数逐步衰减</w:t>
            </w:r>
            <w:r w:rsidR="00185D7A">
              <w:rPr>
                <w:rFonts w:asciiTheme="minorEastAsia" w:hAnsiTheme="minorEastAsia" w:hint="eastAsia"/>
                <w:color w:val="000000"/>
                <w:szCs w:val="21"/>
              </w:rPr>
              <w:t>，使模型</w:t>
            </w:r>
            <w:proofErr w:type="gramStart"/>
            <w:r w:rsidRPr="00346237">
              <w:rPr>
                <w:rFonts w:asciiTheme="minorEastAsia" w:hAnsiTheme="minorEastAsia" w:hint="eastAsia"/>
                <w:color w:val="000000"/>
                <w:szCs w:val="21"/>
              </w:rPr>
              <w:t>早期更</w:t>
            </w:r>
            <w:proofErr w:type="gramEnd"/>
            <w:r w:rsidRPr="00346237">
              <w:rPr>
                <w:rFonts w:asciiTheme="minorEastAsia" w:hAnsiTheme="minorEastAsia" w:hint="eastAsia"/>
                <w:color w:val="000000"/>
                <w:szCs w:val="21"/>
              </w:rPr>
              <w:t>依赖原型，后期更自由探索</w:t>
            </w:r>
            <w:r w:rsidR="00185D7A">
              <w:rPr>
                <w:rFonts w:asciiTheme="minorEastAsia" w:hAnsiTheme="minorEastAsia" w:hint="eastAsia"/>
                <w:color w:val="000000"/>
                <w:szCs w:val="21"/>
              </w:rPr>
              <w:t>。</w:t>
            </w:r>
          </w:p>
          <w:p w14:paraId="05E0B2AA" w14:textId="6D7FE18C" w:rsidR="00346237" w:rsidRPr="00346237" w:rsidRDefault="00346237" w:rsidP="00571898">
            <w:pPr>
              <w:ind w:leftChars="100" w:left="210" w:firstLineChars="100" w:firstLine="210"/>
              <w:rPr>
                <w:rFonts w:asciiTheme="minorEastAsia" w:hAnsiTheme="minorEastAsia" w:hint="eastAsia"/>
                <w:color w:val="000000"/>
                <w:szCs w:val="21"/>
              </w:rPr>
            </w:pPr>
            <w:r w:rsidRPr="00346237">
              <w:rPr>
                <w:rFonts w:asciiTheme="minorEastAsia" w:hAnsiTheme="minorEastAsia" w:hint="eastAsia"/>
                <w:color w:val="000000"/>
                <w:szCs w:val="21"/>
              </w:rPr>
              <w:t>为了保证子代在约束范围内，最终对子代执行可行域投影</w:t>
            </w:r>
            <w:r w:rsidR="00571898">
              <w:rPr>
                <w:rFonts w:asciiTheme="minorEastAsia" w:hAnsiTheme="minorEastAsia" w:hint="eastAsia"/>
                <w:color w:val="000000"/>
                <w:szCs w:val="21"/>
              </w:rPr>
              <w:t>，</w:t>
            </w:r>
            <w:r w:rsidR="00571898" w:rsidRPr="00346237">
              <w:rPr>
                <w:rFonts w:asciiTheme="minorEastAsia" w:hAnsiTheme="minorEastAsia" w:hint="eastAsia"/>
                <w:color w:val="000000"/>
                <w:szCs w:val="21"/>
              </w:rPr>
              <w:t>确保所有</w:t>
            </w:r>
            <w:proofErr w:type="gramStart"/>
            <w:r w:rsidR="00571898" w:rsidRPr="00346237">
              <w:rPr>
                <w:rFonts w:asciiTheme="minorEastAsia" w:hAnsiTheme="minorEastAsia" w:hint="eastAsia"/>
                <w:color w:val="000000"/>
                <w:szCs w:val="21"/>
              </w:rPr>
              <w:t>解满足</w:t>
            </w:r>
            <w:proofErr w:type="gramEnd"/>
            <w:r w:rsidR="00571898" w:rsidRPr="00346237">
              <w:rPr>
                <w:rFonts w:asciiTheme="minorEastAsia" w:hAnsiTheme="minorEastAsia" w:hint="eastAsia"/>
                <w:color w:val="000000"/>
                <w:szCs w:val="21"/>
              </w:rPr>
              <w:t>施肥上下界限制。</w:t>
            </w:r>
          </w:p>
          <w:p w14:paraId="31480BAA" w14:textId="7825A2A4" w:rsidR="009171FD" w:rsidRPr="009171FD" w:rsidRDefault="00000000" w:rsidP="002529AF">
            <w:pPr>
              <w:spacing w:line="240" w:lineRule="auto"/>
              <w:ind w:leftChars="100" w:left="210" w:firstLineChars="100" w:firstLine="21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bSup>
                      <m:sSubSupPr>
                        <m:ctrlPr>
                          <w:rPr>
                            <w:rFonts w:ascii="Cambria Math" w:hAnsi="Cambria Math"/>
                            <w:color w:val="000000"/>
                            <w:szCs w:val="21"/>
                          </w:rPr>
                        </m:ctrlPr>
                      </m:sSubSupPr>
                      <m:e>
                        <m:r>
                          <w:rPr>
                            <w:rFonts w:ascii="Cambria Math" w:hAnsi="Cambria Math"/>
                            <w:color w:val="000000"/>
                            <w:szCs w:val="21"/>
                          </w:rPr>
                          <m:t>x</m:t>
                        </m:r>
                      </m:e>
                      <m:sub>
                        <m:r>
                          <w:rPr>
                            <w:rFonts w:ascii="Cambria Math" w:hAnsi="Cambria Math"/>
                            <w:color w:val="000000"/>
                            <w:szCs w:val="21"/>
                          </w:rPr>
                          <m:t>s</m:t>
                        </m:r>
                      </m:sub>
                      <m:sup>
                        <m:d>
                          <m:dPr>
                            <m:ctrlPr>
                              <w:rPr>
                                <w:rFonts w:ascii="Cambria Math" w:hAnsi="Cambria Math"/>
                                <w:color w:val="000000"/>
                                <w:szCs w:val="21"/>
                              </w:rPr>
                            </m:ctrlPr>
                          </m:dPr>
                          <m:e>
                            <m:r>
                              <w:rPr>
                                <w:rFonts w:ascii="Cambria Math" w:hAnsi="Cambria Math"/>
                                <w:color w:val="000000"/>
                                <w:szCs w:val="21"/>
                              </w:rPr>
                              <m:t>C</m:t>
                            </m:r>
                          </m:e>
                        </m:d>
                      </m:sup>
                    </m:sSubSup>
                    <m:d>
                      <m:dPr>
                        <m:ctrlPr>
                          <w:rPr>
                            <w:rFonts w:ascii="Cambria Math" w:hAnsi="Cambria Math"/>
                            <w:color w:val="000000"/>
                            <w:szCs w:val="21"/>
                          </w:rPr>
                        </m:ctrlPr>
                      </m:dPr>
                      <m:e>
                        <m:r>
                          <w:rPr>
                            <w:rFonts w:ascii="Cambria Math" w:hAnsi="Cambria Math"/>
                            <w:color w:val="000000"/>
                            <w:szCs w:val="21"/>
                          </w:rPr>
                          <m:t>j</m:t>
                        </m:r>
                      </m:e>
                    </m:d>
                    <m:r>
                      <m:rPr>
                        <m:sty m:val="p"/>
                      </m:rPr>
                      <w:rPr>
                        <w:rFonts w:ascii="Cambria Math" w:hAnsi="Cambria Math"/>
                        <w:color w:val="000000"/>
                        <w:szCs w:val="21"/>
                      </w:rPr>
                      <m:t>  </m:t>
                    </m:r>
                    <m:r>
                      <m:rPr>
                        <m:sty m:val="p"/>
                      </m:rPr>
                      <w:rPr>
                        <w:rFonts w:ascii="Cambria Math" w:hAnsi="Cambria Math" w:hint="eastAsia"/>
                        <w:color w:val="000000"/>
                        <w:szCs w:val="21"/>
                      </w:rPr>
                      <m:t>←</m:t>
                    </m:r>
                    <m:r>
                      <m:rPr>
                        <m:sty m:val="p"/>
                      </m:rPr>
                      <w:rPr>
                        <w:rFonts w:ascii="Cambria Math" w:hAnsi="Cambria Math"/>
                        <w:color w:val="000000"/>
                        <w:szCs w:val="21"/>
                      </w:rPr>
                      <m:t>  </m:t>
                    </m:r>
                    <m:r>
                      <w:rPr>
                        <w:rFonts w:ascii="Cambria Math" w:hAnsi="Cambria Math"/>
                        <w:color w:val="000000"/>
                        <w:szCs w:val="21"/>
                      </w:rPr>
                      <m:t>mi</m:t>
                    </m:r>
                    <m:func>
                      <m:funcPr>
                        <m:ctrlPr>
                          <w:rPr>
                            <w:rFonts w:ascii="Cambria Math" w:hAnsi="Cambria Math" w:cs="Cambria Math"/>
                            <w:color w:val="000000"/>
                            <w:szCs w:val="21"/>
                          </w:rPr>
                        </m:ctrlPr>
                      </m:funcPr>
                      <m:fName>
                        <m:r>
                          <w:rPr>
                            <w:rFonts w:ascii="Cambria Math" w:hAnsi="Cambria Math"/>
                            <w:color w:val="000000"/>
                            <w:szCs w:val="21"/>
                          </w:rPr>
                          <m:t>n</m:t>
                        </m:r>
                        <m:ctrlPr>
                          <w:rPr>
                            <w:rFonts w:ascii="Cambria Math" w:hAnsi="Cambria Math"/>
                            <w:i/>
                            <w:color w:val="000000"/>
                            <w:szCs w:val="21"/>
                          </w:rPr>
                        </m:ctrlPr>
                      </m:fName>
                      <m:e>
                        <m:d>
                          <m:dPr>
                            <m:ctrlPr>
                              <w:rPr>
                                <w:rFonts w:ascii="Cambria Math" w:hAnsi="Cambria Math"/>
                                <w:color w:val="000000"/>
                                <w:szCs w:val="21"/>
                              </w:rPr>
                            </m:ctrlPr>
                          </m:dPr>
                          <m:e>
                            <m:r>
                              <w:rPr>
                                <w:rFonts w:ascii="Cambria Math" w:hAnsi="Cambria Math"/>
                                <w:color w:val="000000"/>
                                <w:szCs w:val="21"/>
                              </w:rPr>
                              <m:t>ma</m:t>
                            </m:r>
                            <m:func>
                              <m:funcPr>
                                <m:ctrlPr>
                                  <w:rPr>
                                    <w:rFonts w:ascii="Cambria Math" w:hAnsi="Cambria Math" w:cs="Cambria Math"/>
                                    <w:color w:val="000000"/>
                                    <w:szCs w:val="21"/>
                                  </w:rPr>
                                </m:ctrlPr>
                              </m:funcPr>
                              <m:fName>
                                <m:r>
                                  <w:rPr>
                                    <w:rFonts w:ascii="Cambria Math" w:hAnsi="Cambria Math"/>
                                    <w:color w:val="000000"/>
                                    <w:szCs w:val="21"/>
                                  </w:rPr>
                                  <m:t>x</m:t>
                                </m:r>
                                <m:ctrlPr>
                                  <w:rPr>
                                    <w:rFonts w:ascii="Cambria Math" w:hAnsi="Cambria Math"/>
                                    <w:i/>
                                    <w:color w:val="000000"/>
                                    <w:szCs w:val="21"/>
                                  </w:rPr>
                                </m:ctrlPr>
                              </m:fName>
                              <m:e>
                                <m:d>
                                  <m:dPr>
                                    <m:ctrlPr>
                                      <w:rPr>
                                        <w:rFonts w:ascii="Cambria Math" w:hAnsi="Cambria Math"/>
                                        <w:color w:val="000000"/>
                                        <w:szCs w:val="21"/>
                                      </w:rPr>
                                    </m:ctrlPr>
                                  </m:dPr>
                                  <m:e>
                                    <m:sSubSup>
                                      <m:sSubSupPr>
                                        <m:ctrlPr>
                                          <w:rPr>
                                            <w:rFonts w:ascii="Cambria Math" w:hAnsi="Cambria Math"/>
                                            <w:color w:val="000000"/>
                                            <w:szCs w:val="21"/>
                                          </w:rPr>
                                        </m:ctrlPr>
                                      </m:sSubSupPr>
                                      <m:e>
                                        <m:r>
                                          <w:rPr>
                                            <w:rFonts w:ascii="Cambria Math" w:hAnsi="Cambria Math"/>
                                            <w:color w:val="000000"/>
                                            <w:szCs w:val="21"/>
                                          </w:rPr>
                                          <m:t>x</m:t>
                                        </m:r>
                                      </m:e>
                                      <m:sub>
                                        <m:r>
                                          <w:rPr>
                                            <w:rFonts w:ascii="Cambria Math" w:hAnsi="Cambria Math"/>
                                            <w:color w:val="000000"/>
                                            <w:szCs w:val="21"/>
                                          </w:rPr>
                                          <m:t>s</m:t>
                                        </m:r>
                                      </m:sub>
                                      <m:sup>
                                        <m:d>
                                          <m:dPr>
                                            <m:ctrlPr>
                                              <w:rPr>
                                                <w:rFonts w:ascii="Cambria Math" w:hAnsi="Cambria Math"/>
                                                <w:color w:val="000000"/>
                                                <w:szCs w:val="21"/>
                                              </w:rPr>
                                            </m:ctrlPr>
                                          </m:dPr>
                                          <m:e>
                                            <m:r>
                                              <w:rPr>
                                                <w:rFonts w:ascii="Cambria Math" w:hAnsi="Cambria Math"/>
                                                <w:color w:val="000000"/>
                                                <w:szCs w:val="21"/>
                                              </w:rPr>
                                              <m:t>C</m:t>
                                            </m:r>
                                          </m:e>
                                        </m:d>
                                      </m:sup>
                                    </m:sSubSup>
                                    <m:d>
                                      <m:dPr>
                                        <m:ctrlPr>
                                          <w:rPr>
                                            <w:rFonts w:ascii="Cambria Math" w:hAnsi="Cambria Math"/>
                                            <w:color w:val="000000"/>
                                            <w:szCs w:val="21"/>
                                          </w:rPr>
                                        </m:ctrlPr>
                                      </m:dPr>
                                      <m:e>
                                        <m:r>
                                          <w:rPr>
                                            <w:rFonts w:ascii="Cambria Math" w:hAnsi="Cambria Math"/>
                                            <w:color w:val="000000"/>
                                            <w:szCs w:val="21"/>
                                          </w:rPr>
                                          <m:t>j</m:t>
                                        </m:r>
                                      </m:e>
                                    </m:d>
                                    <m:r>
                                      <m:rPr>
                                        <m:sty m:val="p"/>
                                      </m:rPr>
                                      <w:rPr>
                                        <w:rFonts w:ascii="Cambria Math" w:hAnsi="Cambria Math"/>
                                        <w:color w:val="000000"/>
                                        <w:szCs w:val="21"/>
                                      </w:rPr>
                                      <m:t>, </m:t>
                                    </m:r>
                                    <m:sSub>
                                      <m:sSubPr>
                                        <m:ctrlPr>
                                          <w:rPr>
                                            <w:rFonts w:ascii="Cambria Math" w:hAnsi="Cambria Math" w:cs="Cambria Math"/>
                                            <w:color w:val="000000"/>
                                            <w:szCs w:val="21"/>
                                          </w:rPr>
                                        </m:ctrlPr>
                                      </m:sSubPr>
                                      <m:e>
                                        <m:r>
                                          <w:rPr>
                                            <w:rFonts w:ascii="Cambria Math" w:hAnsi="Cambria Math" w:cs="Cambria Math"/>
                                            <w:color w:val="000000"/>
                                            <w:szCs w:val="21"/>
                                          </w:rPr>
                                          <m:t>min</m:t>
                                        </m:r>
                                      </m:e>
                                      <m:sub>
                                        <m:r>
                                          <w:rPr>
                                            <w:rFonts w:ascii="Cambria Math" w:hAnsi="Cambria Math" w:cs="Cambria Math"/>
                                            <w:color w:val="000000"/>
                                            <w:szCs w:val="21"/>
                                          </w:rPr>
                                          <m:t>j</m:t>
                                        </m:r>
                                      </m:sub>
                                    </m:sSub>
                                  </m:e>
                                </m:d>
                              </m:e>
                            </m:func>
                            <m:r>
                              <m:rPr>
                                <m:sty m:val="p"/>
                              </m:rPr>
                              <w:rPr>
                                <w:rFonts w:ascii="Cambria Math" w:hAnsi="Cambria Math"/>
                                <w:color w:val="000000"/>
                                <w:szCs w:val="21"/>
                              </w:rPr>
                              <m:t>, </m:t>
                            </m:r>
                            <m:sSub>
                              <m:sSubPr>
                                <m:ctrlPr>
                                  <w:rPr>
                                    <w:rFonts w:ascii="Cambria Math" w:hAnsi="Cambria Math" w:cs="Cambria Math"/>
                                    <w:color w:val="000000"/>
                                    <w:szCs w:val="21"/>
                                  </w:rPr>
                                </m:ctrlPr>
                              </m:sSubPr>
                              <m:e>
                                <m:r>
                                  <w:rPr>
                                    <w:rFonts w:ascii="Cambria Math" w:hAnsi="Cambria Math" w:cs="Cambria Math"/>
                                    <w:color w:val="000000"/>
                                    <w:szCs w:val="21"/>
                                  </w:rPr>
                                  <m:t>max</m:t>
                                </m:r>
                              </m:e>
                              <m:sub>
                                <m:r>
                                  <w:rPr>
                                    <w:rFonts w:ascii="Cambria Math" w:hAnsi="Cambria Math" w:cs="Cambria Math"/>
                                    <w:color w:val="000000"/>
                                    <w:szCs w:val="21"/>
                                  </w:rPr>
                                  <m:t>j</m:t>
                                </m:r>
                              </m:sub>
                            </m:sSub>
                          </m:e>
                        </m:d>
                      </m:e>
                    </m:func>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17</m:t>
                        </m:r>
                      </m:e>
                    </m:d>
                    <m:ctrlPr>
                      <w:rPr>
                        <w:rFonts w:ascii="Cambria Math" w:hAnsi="Cambria Math"/>
                        <w:i/>
                        <w:color w:val="000000"/>
                        <w:szCs w:val="21"/>
                      </w:rPr>
                    </m:ctrlPr>
                  </m:e>
                </m:eqArr>
              </m:oMath>
            </m:oMathPara>
          </w:p>
          <w:p w14:paraId="5C1761C6" w14:textId="676C437B" w:rsidR="00627515" w:rsidRDefault="00346237" w:rsidP="009D5CF8">
            <w:pPr>
              <w:ind w:firstLine="420"/>
              <w:rPr>
                <w:rFonts w:asciiTheme="minorEastAsia" w:hAnsiTheme="minorEastAsia" w:hint="eastAsia"/>
                <w:color w:val="000000"/>
                <w:szCs w:val="21"/>
              </w:rPr>
            </w:pPr>
            <w:r>
              <w:rPr>
                <w:rFonts w:asciiTheme="minorEastAsia" w:hAnsiTheme="minorEastAsia" w:hint="eastAsia"/>
                <w:color w:val="000000"/>
                <w:szCs w:val="21"/>
              </w:rPr>
              <w:t>上述交叉算子的设计</w:t>
            </w:r>
            <w:r w:rsidRPr="00346237">
              <w:rPr>
                <w:rFonts w:asciiTheme="minorEastAsia" w:hAnsiTheme="minorEastAsia" w:hint="eastAsia"/>
                <w:color w:val="000000"/>
                <w:szCs w:val="21"/>
              </w:rPr>
              <w:t>保证解朝向历史高产模式靠拢，减少无效探索</w:t>
            </w:r>
            <w:r>
              <w:rPr>
                <w:rFonts w:asciiTheme="minorEastAsia" w:hAnsiTheme="minorEastAsia" w:hint="eastAsia"/>
                <w:color w:val="000000"/>
                <w:szCs w:val="21"/>
              </w:rPr>
              <w:t>，</w:t>
            </w:r>
            <w:r w:rsidRPr="00346237">
              <w:rPr>
                <w:rFonts w:asciiTheme="minorEastAsia" w:hAnsiTheme="minorEastAsia" w:hint="eastAsia"/>
                <w:color w:val="000000"/>
                <w:szCs w:val="21"/>
              </w:rPr>
              <w:t>最终生成的子代既继承了父代的变异性，又继承了原型的优良模式，实现知识引导</w:t>
            </w:r>
            <w:r w:rsidR="001C7BB9">
              <w:rPr>
                <w:rFonts w:asciiTheme="minorEastAsia" w:hAnsiTheme="minorEastAsia" w:hint="eastAsia"/>
                <w:color w:val="000000"/>
                <w:szCs w:val="21"/>
              </w:rPr>
              <w:t>和</w:t>
            </w:r>
            <w:r w:rsidRPr="00346237">
              <w:rPr>
                <w:rFonts w:asciiTheme="minorEastAsia" w:hAnsiTheme="minorEastAsia" w:hint="eastAsia"/>
                <w:color w:val="000000"/>
                <w:szCs w:val="21"/>
              </w:rPr>
              <w:t>自适应搜索的平衡。</w:t>
            </w:r>
          </w:p>
          <w:p w14:paraId="6954572B" w14:textId="3CF297D2" w:rsidR="00EF6304" w:rsidRPr="002813DF" w:rsidRDefault="00F31907" w:rsidP="0076041C">
            <w:pPr>
              <w:ind w:firstLineChars="0" w:firstLine="0"/>
              <w:rPr>
                <w:rFonts w:asciiTheme="minorEastAsia" w:hAnsiTheme="minorEastAsia" w:hint="eastAsia"/>
                <w:b/>
                <w:bCs/>
                <w:color w:val="000000"/>
                <w:szCs w:val="21"/>
              </w:rPr>
            </w:pPr>
            <w:bookmarkStart w:id="45" w:name="OLE_LINK148"/>
            <w:bookmarkStart w:id="46" w:name="OLE_LINK59"/>
            <w:bookmarkEnd w:id="42"/>
            <w:r w:rsidRPr="002813DF">
              <w:rPr>
                <w:rFonts w:asciiTheme="minorEastAsia" w:hAnsiTheme="minorEastAsia" w:hint="eastAsia"/>
                <w:b/>
                <w:bCs/>
                <w:color w:val="000000"/>
                <w:szCs w:val="21"/>
              </w:rPr>
              <w:t>步骤</w:t>
            </w:r>
            <w:r w:rsidR="009D5CF8">
              <w:rPr>
                <w:rFonts w:asciiTheme="minorEastAsia" w:hAnsiTheme="minorEastAsia" w:hint="eastAsia"/>
                <w:b/>
                <w:bCs/>
                <w:color w:val="000000"/>
                <w:szCs w:val="21"/>
              </w:rPr>
              <w:t>二</w:t>
            </w:r>
            <w:r w:rsidR="005430A4">
              <w:rPr>
                <w:rFonts w:asciiTheme="minorEastAsia" w:hAnsiTheme="minorEastAsia" w:hint="eastAsia"/>
                <w:b/>
                <w:bCs/>
                <w:color w:val="000000"/>
                <w:szCs w:val="21"/>
              </w:rPr>
              <w:t>、</w:t>
            </w:r>
            <w:bookmarkEnd w:id="45"/>
            <w:r w:rsidR="005461B8" w:rsidRPr="002813DF">
              <w:rPr>
                <w:rFonts w:asciiTheme="minorEastAsia" w:hAnsiTheme="minorEastAsia" w:hint="eastAsia"/>
                <w:b/>
                <w:bCs/>
                <w:color w:val="000000"/>
                <w:szCs w:val="21"/>
              </w:rPr>
              <w:t>协同/拮抗先验的耦合变异</w:t>
            </w:r>
          </w:p>
          <w:p w14:paraId="6703838D" w14:textId="7F78FB35" w:rsidR="00A73497" w:rsidRDefault="003C5FE5" w:rsidP="00686C47">
            <w:pPr>
              <w:ind w:firstLineChars="0" w:firstLine="435"/>
              <w:rPr>
                <w:rFonts w:asciiTheme="minorEastAsia" w:hAnsiTheme="minorEastAsia" w:hint="eastAsia"/>
                <w:color w:val="000000"/>
                <w:szCs w:val="21"/>
              </w:rPr>
            </w:pPr>
            <w:r w:rsidRPr="000C4EC9">
              <w:rPr>
                <w:rFonts w:asciiTheme="minorEastAsia" w:hAnsiTheme="minorEastAsia" w:hint="eastAsia"/>
                <w:color w:val="000000"/>
                <w:szCs w:val="21"/>
              </w:rPr>
              <w:t>在作物施肥优化中，氮（N）、磷（P）、钾（K）三大养分之间存在复杂的交互作用，</w:t>
            </w:r>
            <w:r w:rsidR="006566F7" w:rsidRPr="000C4EC9">
              <w:rPr>
                <w:rFonts w:asciiTheme="minorEastAsia" w:hAnsiTheme="minorEastAsia" w:hint="eastAsia"/>
                <w:color w:val="000000"/>
                <w:szCs w:val="21"/>
              </w:rPr>
              <w:t>如</w:t>
            </w:r>
            <w:r w:rsidR="00EC79AB" w:rsidRPr="000C4EC9">
              <w:rPr>
                <w:rFonts w:asciiTheme="minorEastAsia" w:hAnsiTheme="minorEastAsia" w:hint="eastAsia"/>
                <w:color w:val="000000"/>
                <w:szCs w:val="21"/>
              </w:rPr>
              <w:t>氮和</w:t>
            </w:r>
            <w:proofErr w:type="gramStart"/>
            <w:r w:rsidR="00A73625" w:rsidRPr="000C4EC9">
              <w:rPr>
                <w:rFonts w:asciiTheme="minorEastAsia" w:hAnsiTheme="minorEastAsia" w:hint="eastAsia"/>
                <w:color w:val="000000"/>
                <w:szCs w:val="21"/>
              </w:rPr>
              <w:t>磷之间</w:t>
            </w:r>
            <w:proofErr w:type="gramEnd"/>
            <w:r w:rsidR="00A73625" w:rsidRPr="000C4EC9">
              <w:rPr>
                <w:rFonts w:asciiTheme="minorEastAsia" w:hAnsiTheme="minorEastAsia" w:hint="eastAsia"/>
                <w:color w:val="000000"/>
                <w:szCs w:val="21"/>
              </w:rPr>
              <w:t>常表现为正向互补</w:t>
            </w:r>
            <w:r w:rsidR="005B10B8" w:rsidRPr="000C4EC9">
              <w:rPr>
                <w:rFonts w:asciiTheme="minorEastAsia" w:hAnsiTheme="minorEastAsia" w:hint="eastAsia"/>
                <w:color w:val="000000"/>
                <w:szCs w:val="21"/>
              </w:rPr>
              <w:t>的协同效应</w:t>
            </w:r>
            <w:r w:rsidR="00A73625" w:rsidRPr="000C4EC9">
              <w:rPr>
                <w:rFonts w:asciiTheme="minorEastAsia" w:hAnsiTheme="minorEastAsia" w:hint="eastAsia"/>
                <w:color w:val="000000"/>
                <w:szCs w:val="21"/>
              </w:rPr>
              <w:t>，</w:t>
            </w:r>
            <w:r w:rsidR="005B10B8" w:rsidRPr="000C4EC9">
              <w:rPr>
                <w:rFonts w:asciiTheme="minorEastAsia" w:hAnsiTheme="minorEastAsia" w:hint="eastAsia"/>
                <w:color w:val="000000"/>
                <w:szCs w:val="21"/>
              </w:rPr>
              <w:t>联合增加可显著提高作物吸收效率</w:t>
            </w:r>
            <w:r w:rsidR="006566F7" w:rsidRPr="000C4EC9">
              <w:rPr>
                <w:rFonts w:asciiTheme="minorEastAsia" w:hAnsiTheme="minorEastAsia" w:hint="eastAsia"/>
                <w:color w:val="000000"/>
                <w:szCs w:val="21"/>
              </w:rPr>
              <w:t>，</w:t>
            </w:r>
            <w:r w:rsidR="005B10B8" w:rsidRPr="000C4EC9">
              <w:rPr>
                <w:rFonts w:asciiTheme="minorEastAsia" w:hAnsiTheme="minorEastAsia" w:hint="eastAsia"/>
                <w:color w:val="000000"/>
                <w:szCs w:val="21"/>
              </w:rPr>
              <w:t>而过量的</w:t>
            </w:r>
            <w:r w:rsidR="00F34115" w:rsidRPr="000C4EC9">
              <w:rPr>
                <w:rFonts w:asciiTheme="minorEastAsia" w:hAnsiTheme="minorEastAsia" w:hint="eastAsia"/>
                <w:color w:val="000000"/>
                <w:szCs w:val="21"/>
              </w:rPr>
              <w:t>铵态氮肥</w:t>
            </w:r>
            <w:r w:rsidR="00E03D3C" w:rsidRPr="000C4EC9">
              <w:rPr>
                <w:rFonts w:asciiTheme="minorEastAsia" w:hAnsiTheme="minorEastAsia" w:hint="eastAsia"/>
                <w:color w:val="000000"/>
                <w:szCs w:val="21"/>
              </w:rPr>
              <w:t xml:space="preserve"> </w:t>
            </w:r>
            <m:oMath>
              <m:r>
                <m:rPr>
                  <m:sty m:val="p"/>
                </m:rPr>
                <w:rPr>
                  <w:rFonts w:ascii="Cambria Math" w:hAnsi="Cambria Math"/>
                  <w:color w:val="000000"/>
                  <w:szCs w:val="21"/>
                </w:rPr>
                <m:t>(</m:t>
              </m:r>
              <m:r>
                <w:rPr>
                  <w:rFonts w:ascii="Cambria Math" w:hAnsi="Cambria Math"/>
                  <w:color w:val="000000"/>
                  <w:szCs w:val="21"/>
                </w:rPr>
                <m:t>N</m:t>
              </m:r>
              <m:sSubSup>
                <m:sSubSupPr>
                  <m:ctrlPr>
                    <w:rPr>
                      <w:rFonts w:ascii="Cambria Math" w:hAnsi="Cambria Math"/>
                      <w:color w:val="000000"/>
                      <w:szCs w:val="21"/>
                    </w:rPr>
                  </m:ctrlPr>
                </m:sSubSupPr>
                <m:e>
                  <m:r>
                    <w:rPr>
                      <w:rFonts w:ascii="Cambria Math" w:hAnsi="Cambria Math"/>
                      <w:color w:val="000000"/>
                      <w:szCs w:val="21"/>
                    </w:rPr>
                    <m:t>H</m:t>
                  </m:r>
                </m:e>
                <m:sub>
                  <m:r>
                    <m:rPr>
                      <m:sty m:val="p"/>
                    </m:rPr>
                    <w:rPr>
                      <w:rFonts w:ascii="Cambria Math" w:hAnsi="Cambria Math"/>
                      <w:color w:val="000000"/>
                      <w:szCs w:val="21"/>
                    </w:rPr>
                    <m:t>4</m:t>
                  </m:r>
                </m:sub>
                <m:sup>
                  <m:r>
                    <m:rPr>
                      <m:sty m:val="p"/>
                    </m:rPr>
                    <w:rPr>
                      <w:rFonts w:ascii="Cambria Math" w:hAnsi="Cambria Math"/>
                      <w:color w:val="000000"/>
                      <w:szCs w:val="21"/>
                    </w:rPr>
                    <m:t>+</m:t>
                  </m:r>
                </m:sup>
              </m:sSubSup>
              <m:r>
                <m:rPr>
                  <m:sty m:val="p"/>
                </m:rPr>
                <w:rPr>
                  <w:rFonts w:ascii="Cambria Math" w:hAnsi="Cambria Math"/>
                  <w:color w:val="000000"/>
                  <w:szCs w:val="21"/>
                </w:rPr>
                <m:t>)</m:t>
              </m:r>
            </m:oMath>
            <w:r w:rsidR="00E03D3C" w:rsidRPr="000C4EC9">
              <w:rPr>
                <w:rFonts w:asciiTheme="minorEastAsia" w:hAnsiTheme="minorEastAsia" w:hint="eastAsia"/>
                <w:color w:val="000000"/>
                <w:szCs w:val="21"/>
              </w:rPr>
              <w:t xml:space="preserve"> </w:t>
            </w:r>
            <w:r w:rsidR="00AE6503" w:rsidRPr="000C4EC9">
              <w:rPr>
                <w:rFonts w:asciiTheme="minorEastAsia" w:hAnsiTheme="minorEastAsia" w:hint="eastAsia"/>
                <w:color w:val="000000"/>
                <w:szCs w:val="21"/>
              </w:rPr>
              <w:t>会</w:t>
            </w:r>
            <w:r w:rsidR="00A83395" w:rsidRPr="000C4EC9">
              <w:rPr>
                <w:rFonts w:asciiTheme="minorEastAsia" w:hAnsiTheme="minorEastAsia" w:hint="eastAsia"/>
                <w:color w:val="000000"/>
                <w:szCs w:val="21"/>
              </w:rPr>
              <w:t xml:space="preserve">与钾离子 </w:t>
            </w:r>
            <m:oMath>
              <m:r>
                <m:rPr>
                  <m:sty m:val="p"/>
                </m:rPr>
                <w:rPr>
                  <w:rFonts w:ascii="Cambria Math" w:hAnsi="Cambria Math"/>
                  <w:color w:val="000000"/>
                  <w:szCs w:val="21"/>
                </w:rPr>
                <m:t>(</m:t>
              </m:r>
              <m:sSup>
                <m:sSupPr>
                  <m:ctrlPr>
                    <w:rPr>
                      <w:rFonts w:ascii="Cambria Math" w:hAnsi="Cambria Math"/>
                      <w:color w:val="000000"/>
                      <w:szCs w:val="21"/>
                    </w:rPr>
                  </m:ctrlPr>
                </m:sSupPr>
                <m:e>
                  <m:r>
                    <w:rPr>
                      <w:rFonts w:ascii="Cambria Math" w:hAnsi="Cambria Math"/>
                      <w:color w:val="000000"/>
                      <w:szCs w:val="21"/>
                    </w:rPr>
                    <m:t>K</m:t>
                  </m:r>
                </m:e>
                <m:sup>
                  <m:r>
                    <m:rPr>
                      <m:sty m:val="p"/>
                    </m:rPr>
                    <w:rPr>
                      <w:rFonts w:ascii="Cambria Math" w:hAnsi="Cambria Math"/>
                      <w:color w:val="000000"/>
                      <w:szCs w:val="21"/>
                    </w:rPr>
                    <m:t>+</m:t>
                  </m:r>
                </m:sup>
              </m:sSup>
              <m:r>
                <m:rPr>
                  <m:sty m:val="p"/>
                </m:rPr>
                <w:rPr>
                  <w:rFonts w:ascii="Cambria Math" w:hAnsi="Cambria Math"/>
                  <w:color w:val="000000"/>
                  <w:szCs w:val="21"/>
                </w:rPr>
                <m:t>)</m:t>
              </m:r>
            </m:oMath>
            <w:r w:rsidR="00A83395" w:rsidRPr="000C4EC9">
              <w:rPr>
                <w:rFonts w:asciiTheme="minorEastAsia" w:hAnsiTheme="minorEastAsia" w:hint="eastAsia"/>
                <w:color w:val="000000"/>
                <w:szCs w:val="21"/>
              </w:rPr>
              <w:t xml:space="preserve"> </w:t>
            </w:r>
            <w:r w:rsidR="0059434D" w:rsidRPr="000C4EC9">
              <w:rPr>
                <w:rFonts w:asciiTheme="minorEastAsia" w:hAnsiTheme="minorEastAsia" w:hint="eastAsia"/>
                <w:color w:val="000000"/>
                <w:szCs w:val="21"/>
              </w:rPr>
              <w:t>形成一定的竞争关系，表现为</w:t>
            </w:r>
            <w:r w:rsidR="00961122" w:rsidRPr="000C4EC9">
              <w:rPr>
                <w:rFonts w:asciiTheme="minorEastAsia" w:hAnsiTheme="minorEastAsia" w:hint="eastAsia"/>
                <w:color w:val="000000"/>
                <w:szCs w:val="21"/>
              </w:rPr>
              <w:t>拮抗效应。</w:t>
            </w:r>
            <w:r w:rsidR="00472320" w:rsidRPr="000C4EC9">
              <w:rPr>
                <w:rFonts w:asciiTheme="minorEastAsia" w:hAnsiTheme="minorEastAsia" w:hint="eastAsia"/>
                <w:color w:val="000000"/>
                <w:szCs w:val="21"/>
              </w:rPr>
              <w:t>传统的独立突变算子往往假设养分扰动互相独立，无法捕捉这些 “协同/拮抗先验”，容易产生不符合农学规律的方案。为此，提出协同/拮抗先验的耦合变异，通过显式引入交互矩阵和状态自适应机制，把农业知识转化为统计结构，实现更合理的联合变异。</w:t>
            </w:r>
            <w:r w:rsidR="00056C2A">
              <w:rPr>
                <w:rFonts w:asciiTheme="minorEastAsia" w:hAnsiTheme="minorEastAsia" w:hint="eastAsia"/>
                <w:color w:val="000000"/>
                <w:szCs w:val="21"/>
              </w:rPr>
              <w:t>详细如图3所示。</w:t>
            </w:r>
          </w:p>
          <w:p w14:paraId="4E659CAD" w14:textId="00E40E3A" w:rsidR="00056C2A" w:rsidRDefault="00D75BEC" w:rsidP="007B797A">
            <w:pPr>
              <w:spacing w:line="240" w:lineRule="auto"/>
              <w:ind w:firstLineChars="0" w:firstLine="0"/>
              <w:jc w:val="center"/>
              <w:rPr>
                <w:rFonts w:asciiTheme="minorEastAsia" w:hAnsiTheme="minorEastAsia" w:hint="eastAsia"/>
                <w:color w:val="000000"/>
                <w:szCs w:val="21"/>
              </w:rPr>
            </w:pPr>
            <w:r w:rsidRPr="00D75BEC">
              <w:rPr>
                <w:rFonts w:asciiTheme="minorEastAsia" w:hAnsiTheme="minorEastAsia"/>
                <w:noProof/>
                <w:color w:val="000000"/>
                <w:szCs w:val="21"/>
              </w:rPr>
              <w:lastRenderedPageBreak/>
              <w:drawing>
                <wp:inline distT="0" distB="0" distL="0" distR="0" wp14:anchorId="4802686A" wp14:editId="0A80501C">
                  <wp:extent cx="4089400" cy="2488539"/>
                  <wp:effectExtent l="0" t="0" r="6350" b="7620"/>
                  <wp:docPr id="1519883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83807" name=""/>
                          <pic:cNvPicPr/>
                        </pic:nvPicPr>
                        <pic:blipFill>
                          <a:blip r:embed="rId14"/>
                          <a:stretch>
                            <a:fillRect/>
                          </a:stretch>
                        </pic:blipFill>
                        <pic:spPr>
                          <a:xfrm>
                            <a:off x="0" y="0"/>
                            <a:ext cx="4096236" cy="2492699"/>
                          </a:xfrm>
                          <a:prstGeom prst="rect">
                            <a:avLst/>
                          </a:prstGeom>
                        </pic:spPr>
                      </pic:pic>
                    </a:graphicData>
                  </a:graphic>
                </wp:inline>
              </w:drawing>
            </w:r>
          </w:p>
          <w:p w14:paraId="6FB01AB0" w14:textId="7A84CF34" w:rsidR="00056C2A" w:rsidRPr="000C4EC9" w:rsidRDefault="00056C2A" w:rsidP="00056C2A">
            <w:pPr>
              <w:ind w:firstLineChars="0" w:firstLine="0"/>
              <w:jc w:val="center"/>
              <w:rPr>
                <w:rFonts w:asciiTheme="minorEastAsia" w:hAnsiTheme="minorEastAsia" w:hint="eastAsia"/>
                <w:color w:val="000000"/>
                <w:szCs w:val="21"/>
              </w:rPr>
            </w:pPr>
            <w:r>
              <w:rPr>
                <w:rFonts w:asciiTheme="minorEastAsia" w:hAnsiTheme="minorEastAsia" w:hint="eastAsia"/>
                <w:color w:val="000000"/>
                <w:szCs w:val="21"/>
              </w:rPr>
              <w:t>图3.</w:t>
            </w:r>
            <w:r w:rsidR="0029357C" w:rsidRPr="0029357C">
              <w:rPr>
                <w:rFonts w:hint="eastAsia"/>
              </w:rPr>
              <w:t xml:space="preserve"> </w:t>
            </w:r>
            <w:r w:rsidR="0029357C" w:rsidRPr="0029357C">
              <w:rPr>
                <w:rFonts w:asciiTheme="minorEastAsia" w:hAnsiTheme="minorEastAsia" w:hint="eastAsia"/>
                <w:color w:val="000000"/>
                <w:szCs w:val="21"/>
              </w:rPr>
              <w:t>引入协同拮抗先验知识的耦合变异</w:t>
            </w:r>
          </w:p>
          <w:p w14:paraId="59A9F786" w14:textId="7166E916" w:rsidR="00686C47" w:rsidRPr="000C4EC9" w:rsidRDefault="00686C47" w:rsidP="00686C47">
            <w:pPr>
              <w:ind w:firstLineChars="0" w:firstLine="435"/>
              <w:rPr>
                <w:rFonts w:asciiTheme="minorEastAsia" w:hAnsiTheme="minorEastAsia" w:hint="eastAsia"/>
                <w:color w:val="000000"/>
                <w:szCs w:val="21"/>
              </w:rPr>
            </w:pPr>
            <w:r w:rsidRPr="000C4EC9">
              <w:rPr>
                <w:rFonts w:asciiTheme="minorEastAsia" w:hAnsiTheme="minorEastAsia" w:hint="eastAsia"/>
                <w:color w:val="000000"/>
                <w:szCs w:val="21"/>
              </w:rPr>
              <w:t>首先</w:t>
            </w:r>
            <w:r w:rsidR="00473CF9" w:rsidRPr="000C4EC9">
              <w:rPr>
                <w:rFonts w:asciiTheme="minorEastAsia" w:hAnsiTheme="minorEastAsia" w:hint="eastAsia"/>
                <w:color w:val="000000"/>
                <w:szCs w:val="21"/>
              </w:rPr>
              <w:t>定义协同拮抗交互矩阵</w:t>
            </w:r>
            <m:oMath>
              <m:r>
                <w:rPr>
                  <w:rFonts w:ascii="Cambria Math" w:hAnsi="Cambria Math"/>
                  <w:color w:val="000000"/>
                  <w:szCs w:val="21"/>
                </w:rPr>
                <m:t>M</m:t>
              </m:r>
            </m:oMath>
            <w:r w:rsidR="001740CA" w:rsidRPr="000C4EC9">
              <w:rPr>
                <w:rFonts w:asciiTheme="minorEastAsia" w:hAnsiTheme="minorEastAsia" w:hint="eastAsia"/>
                <w:color w:val="000000"/>
                <w:szCs w:val="21"/>
              </w:rPr>
              <w:t>：</w:t>
            </w:r>
          </w:p>
          <w:p w14:paraId="63FD1907" w14:textId="4DE82322" w:rsidR="009171FD" w:rsidRPr="009171FD" w:rsidRDefault="00000000" w:rsidP="002529AF">
            <w:pPr>
              <w:spacing w:line="240" w:lineRule="auto"/>
              <w:ind w:firstLineChars="0" w:firstLine="435"/>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r>
                      <w:rPr>
                        <w:rFonts w:ascii="Cambria Math" w:hAnsi="Cambria Math"/>
                        <w:color w:val="000000"/>
                        <w:szCs w:val="21"/>
                      </w:rPr>
                      <m:t>M</m:t>
                    </m:r>
                    <m:r>
                      <m:rPr>
                        <m:sty m:val="p"/>
                      </m:rPr>
                      <w:rPr>
                        <w:rFonts w:ascii="Cambria Math" w:hAnsi="Cambria Math"/>
                        <w:color w:val="000000"/>
                        <w:szCs w:val="21"/>
                      </w:rPr>
                      <m:t>=</m:t>
                    </m:r>
                    <m:d>
                      <m:dPr>
                        <m:begChr m:val="["/>
                        <m:endChr m:val="]"/>
                        <m:ctrlPr>
                          <w:rPr>
                            <w:rFonts w:ascii="Cambria Math" w:hAnsi="Cambria Math"/>
                            <w:color w:val="000000"/>
                            <w:szCs w:val="21"/>
                          </w:rPr>
                        </m:ctrlPr>
                      </m:dPr>
                      <m:e>
                        <m:m>
                          <m:mPr>
                            <m:mcs>
                              <m:mc>
                                <m:mcPr>
                                  <m:count m:val="3"/>
                                  <m:mcJc m:val="center"/>
                                </m:mcPr>
                              </m:mc>
                            </m:mcs>
                            <m:ctrlPr>
                              <w:rPr>
                                <w:rFonts w:ascii="Cambria Math" w:hAnsi="Cambria Math"/>
                                <w:color w:val="000000"/>
                                <w:szCs w:val="21"/>
                              </w:rPr>
                            </m:ctrlPr>
                          </m:mPr>
                          <m:mr>
                            <m:e>
                              <m:r>
                                <m:rPr>
                                  <m:sty m:val="p"/>
                                </m:rPr>
                                <w:rPr>
                                  <w:rFonts w:ascii="Cambria Math" w:hAnsi="Cambria Math"/>
                                  <w:color w:val="000000"/>
                                  <w:szCs w:val="21"/>
                                </w:rPr>
                                <m:t>0</m:t>
                              </m:r>
                            </m:e>
                            <m:e>
                              <m:sSub>
                                <m:sSubPr>
                                  <m:ctrlPr>
                                    <w:rPr>
                                      <w:rFonts w:ascii="Cambria Math" w:hAnsi="Cambria Math"/>
                                      <w:color w:val="000000"/>
                                      <w:szCs w:val="21"/>
                                    </w:rPr>
                                  </m:ctrlPr>
                                </m:sSubPr>
                                <m:e>
                                  <m:r>
                                    <w:rPr>
                                      <w:rFonts w:ascii="Cambria Math" w:hAnsi="Cambria Math"/>
                                      <w:color w:val="000000"/>
                                      <w:szCs w:val="21"/>
                                    </w:rPr>
                                    <m:t>ρ</m:t>
                                  </m:r>
                                </m:e>
                                <m:sub>
                                  <m:r>
                                    <w:rPr>
                                      <w:rFonts w:ascii="Cambria Math" w:hAnsi="Cambria Math"/>
                                      <w:color w:val="000000"/>
                                      <w:szCs w:val="21"/>
                                    </w:rPr>
                                    <m:t>NP</m:t>
                                  </m:r>
                                </m:sub>
                              </m:sSub>
                            </m:e>
                            <m:e>
                              <m:sSub>
                                <m:sSubPr>
                                  <m:ctrlPr>
                                    <w:rPr>
                                      <w:rFonts w:ascii="Cambria Math" w:hAnsi="Cambria Math"/>
                                      <w:color w:val="000000"/>
                                      <w:szCs w:val="21"/>
                                    </w:rPr>
                                  </m:ctrlPr>
                                </m:sSubPr>
                                <m:e>
                                  <m:r>
                                    <w:rPr>
                                      <w:rFonts w:ascii="Cambria Math" w:hAnsi="Cambria Math"/>
                                      <w:color w:val="000000"/>
                                      <w:szCs w:val="21"/>
                                    </w:rPr>
                                    <m:t>ρ</m:t>
                                  </m:r>
                                </m:e>
                                <m:sub>
                                  <m:r>
                                    <w:rPr>
                                      <w:rFonts w:ascii="Cambria Math" w:hAnsi="Cambria Math"/>
                                      <w:color w:val="000000"/>
                                      <w:szCs w:val="21"/>
                                    </w:rPr>
                                    <m:t>NK</m:t>
                                  </m:r>
                                </m:sub>
                              </m:sSub>
                            </m:e>
                          </m:mr>
                          <m:mr>
                            <m:e>
                              <m:sSub>
                                <m:sSubPr>
                                  <m:ctrlPr>
                                    <w:rPr>
                                      <w:rFonts w:ascii="Cambria Math" w:hAnsi="Cambria Math"/>
                                      <w:color w:val="000000"/>
                                      <w:szCs w:val="21"/>
                                    </w:rPr>
                                  </m:ctrlPr>
                                </m:sSubPr>
                                <m:e>
                                  <m:r>
                                    <w:rPr>
                                      <w:rFonts w:ascii="Cambria Math" w:hAnsi="Cambria Math"/>
                                      <w:color w:val="000000"/>
                                      <w:szCs w:val="21"/>
                                    </w:rPr>
                                    <m:t>ρ</m:t>
                                  </m:r>
                                </m:e>
                                <m:sub>
                                  <m:r>
                                    <w:rPr>
                                      <w:rFonts w:ascii="Cambria Math" w:hAnsi="Cambria Math"/>
                                      <w:color w:val="000000"/>
                                      <w:szCs w:val="21"/>
                                    </w:rPr>
                                    <m:t>PN</m:t>
                                  </m:r>
                                </m:sub>
                              </m:sSub>
                            </m:e>
                            <m:e>
                              <m:r>
                                <m:rPr>
                                  <m:sty m:val="p"/>
                                </m:rPr>
                                <w:rPr>
                                  <w:rFonts w:ascii="Cambria Math" w:hAnsi="Cambria Math"/>
                                  <w:color w:val="000000"/>
                                  <w:szCs w:val="21"/>
                                </w:rPr>
                                <m:t>0</m:t>
                              </m:r>
                            </m:e>
                            <m:e>
                              <m:sSub>
                                <m:sSubPr>
                                  <m:ctrlPr>
                                    <w:rPr>
                                      <w:rFonts w:ascii="Cambria Math" w:hAnsi="Cambria Math"/>
                                      <w:color w:val="000000"/>
                                      <w:szCs w:val="21"/>
                                    </w:rPr>
                                  </m:ctrlPr>
                                </m:sSubPr>
                                <m:e>
                                  <m:r>
                                    <w:rPr>
                                      <w:rFonts w:ascii="Cambria Math" w:hAnsi="Cambria Math"/>
                                      <w:color w:val="000000"/>
                                      <w:szCs w:val="21"/>
                                    </w:rPr>
                                    <m:t>ρ</m:t>
                                  </m:r>
                                </m:e>
                                <m:sub>
                                  <m:r>
                                    <w:rPr>
                                      <w:rFonts w:ascii="Cambria Math" w:hAnsi="Cambria Math"/>
                                      <w:color w:val="000000"/>
                                      <w:szCs w:val="21"/>
                                    </w:rPr>
                                    <m:t>PK</m:t>
                                  </m:r>
                                </m:sub>
                              </m:sSub>
                            </m:e>
                          </m:mr>
                          <m:mr>
                            <m:e>
                              <m:sSub>
                                <m:sSubPr>
                                  <m:ctrlPr>
                                    <w:rPr>
                                      <w:rFonts w:ascii="Cambria Math" w:hAnsi="Cambria Math"/>
                                      <w:color w:val="000000"/>
                                      <w:szCs w:val="21"/>
                                    </w:rPr>
                                  </m:ctrlPr>
                                </m:sSubPr>
                                <m:e>
                                  <m:r>
                                    <w:rPr>
                                      <w:rFonts w:ascii="Cambria Math" w:hAnsi="Cambria Math"/>
                                      <w:color w:val="000000"/>
                                      <w:szCs w:val="21"/>
                                    </w:rPr>
                                    <m:t>ρ</m:t>
                                  </m:r>
                                </m:e>
                                <m:sub>
                                  <m:r>
                                    <w:rPr>
                                      <w:rFonts w:ascii="Cambria Math" w:hAnsi="Cambria Math"/>
                                      <w:color w:val="000000"/>
                                      <w:szCs w:val="21"/>
                                    </w:rPr>
                                    <m:t>KN</m:t>
                                  </m:r>
                                </m:sub>
                              </m:sSub>
                            </m:e>
                            <m:e>
                              <m:sSub>
                                <m:sSubPr>
                                  <m:ctrlPr>
                                    <w:rPr>
                                      <w:rFonts w:ascii="Cambria Math" w:hAnsi="Cambria Math"/>
                                      <w:color w:val="000000"/>
                                      <w:szCs w:val="21"/>
                                    </w:rPr>
                                  </m:ctrlPr>
                                </m:sSubPr>
                                <m:e>
                                  <m:r>
                                    <w:rPr>
                                      <w:rFonts w:ascii="Cambria Math" w:hAnsi="Cambria Math"/>
                                      <w:color w:val="000000"/>
                                      <w:szCs w:val="21"/>
                                    </w:rPr>
                                    <m:t>ρ</m:t>
                                  </m:r>
                                </m:e>
                                <m:sub>
                                  <m:r>
                                    <w:rPr>
                                      <w:rFonts w:ascii="Cambria Math" w:hAnsi="Cambria Math"/>
                                      <w:color w:val="000000"/>
                                      <w:szCs w:val="21"/>
                                    </w:rPr>
                                    <m:t>KP</m:t>
                                  </m:r>
                                </m:sub>
                              </m:sSub>
                            </m:e>
                            <m:e>
                              <m:r>
                                <m:rPr>
                                  <m:sty m:val="p"/>
                                </m:rPr>
                                <w:rPr>
                                  <w:rFonts w:ascii="Cambria Math" w:hAnsi="Cambria Math"/>
                                  <w:color w:val="000000"/>
                                  <w:szCs w:val="21"/>
                                </w:rPr>
                                <m:t>0</m:t>
                              </m:r>
                            </m:e>
                          </m:mr>
                        </m:m>
                      </m:e>
                    </m:d>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18</m:t>
                        </m:r>
                      </m:e>
                    </m:d>
                    <m:ctrlPr>
                      <w:rPr>
                        <w:rFonts w:ascii="Cambria Math" w:hAnsi="Cambria Math"/>
                        <w:i/>
                        <w:color w:val="000000"/>
                        <w:szCs w:val="21"/>
                      </w:rPr>
                    </m:ctrlPr>
                  </m:e>
                </m:eqArr>
              </m:oMath>
            </m:oMathPara>
          </w:p>
          <w:p w14:paraId="2544C520" w14:textId="787241DE" w:rsidR="00322562" w:rsidRPr="000C4EC9" w:rsidRDefault="00E23F04" w:rsidP="00927038">
            <w:pPr>
              <w:ind w:firstLineChars="0" w:firstLine="435"/>
              <w:rPr>
                <w:rFonts w:asciiTheme="minorEastAsia" w:hAnsiTheme="minorEastAsia" w:hint="eastAsia"/>
                <w:color w:val="000000"/>
                <w:szCs w:val="21"/>
              </w:rPr>
            </w:pPr>
            <w:r w:rsidRPr="000C4EC9">
              <w:rPr>
                <w:rFonts w:asciiTheme="minorEastAsia" w:hAnsiTheme="minorEastAsia" w:hint="eastAsia"/>
                <w:color w:val="000000"/>
                <w:szCs w:val="21"/>
              </w:rPr>
              <w:t>其中</w:t>
            </w:r>
            <w:r w:rsidR="008E5F5E" w:rsidRPr="000C4EC9">
              <w:rPr>
                <w:rFonts w:asciiTheme="minorEastAsia" w:hAnsiTheme="minorEastAsia" w:hint="eastAsia"/>
                <w:color w:val="000000"/>
                <w:szCs w:val="21"/>
              </w:rPr>
              <w:t xml:space="preserve"> </w:t>
            </w:r>
            <m:oMath>
              <m:sSub>
                <m:sSubPr>
                  <m:ctrlPr>
                    <w:rPr>
                      <w:rFonts w:ascii="Cambria Math" w:hAnsi="Cambria Math"/>
                      <w:color w:val="000000"/>
                      <w:szCs w:val="21"/>
                    </w:rPr>
                  </m:ctrlPr>
                </m:sSubPr>
                <m:e>
                  <m:r>
                    <w:rPr>
                      <w:rFonts w:ascii="Cambria Math" w:hAnsi="Cambria Math"/>
                      <w:color w:val="000000"/>
                      <w:szCs w:val="21"/>
                    </w:rPr>
                    <m:t>ρ</m:t>
                  </m:r>
                </m:e>
                <m:sub>
                  <m:r>
                    <w:rPr>
                      <w:rFonts w:ascii="Cambria Math" w:hAnsi="Cambria Math" w:hint="eastAsia"/>
                      <w:color w:val="000000"/>
                      <w:szCs w:val="21"/>
                    </w:rPr>
                    <m:t>ij</m:t>
                  </m:r>
                </m:sub>
              </m:sSub>
            </m:oMath>
            <w:r w:rsidR="008E5F5E" w:rsidRPr="000C4EC9">
              <w:rPr>
                <w:rFonts w:asciiTheme="minorEastAsia" w:hAnsiTheme="minorEastAsia" w:hint="eastAsia"/>
                <w:color w:val="000000"/>
                <w:szCs w:val="21"/>
              </w:rPr>
              <w:t xml:space="preserve"> </w:t>
            </w:r>
            <w:r w:rsidR="00652C73" w:rsidRPr="000C4EC9">
              <w:rPr>
                <w:rFonts w:asciiTheme="minorEastAsia" w:hAnsiTheme="minorEastAsia" w:hint="eastAsia"/>
                <w:color w:val="000000"/>
                <w:szCs w:val="21"/>
              </w:rPr>
              <w:t>的正负表征了作用的类型，值为正则为协同作用，在进行变异的时候</w:t>
            </w:r>
            <w:r w:rsidR="00505768" w:rsidRPr="000C4EC9">
              <w:rPr>
                <w:rFonts w:asciiTheme="minorEastAsia" w:hAnsiTheme="minorEastAsia" w:hint="eastAsia"/>
                <w:color w:val="000000"/>
                <w:szCs w:val="21"/>
              </w:rPr>
              <w:t>将被引导为同向变化，</w:t>
            </w:r>
            <w:r w:rsidR="009419C3" w:rsidRPr="000C4EC9">
              <w:rPr>
                <w:rFonts w:asciiTheme="minorEastAsia" w:hAnsiTheme="minorEastAsia" w:hint="eastAsia"/>
                <w:color w:val="000000"/>
                <w:szCs w:val="21"/>
              </w:rPr>
              <w:t>相对的为拮抗作用，不宜同时作大幅度同向波动</w:t>
            </w:r>
            <w:r w:rsidR="009B70BB" w:rsidRPr="000C4EC9">
              <w:rPr>
                <w:rFonts w:asciiTheme="minorEastAsia" w:hAnsiTheme="minorEastAsia" w:hint="eastAsia"/>
                <w:color w:val="000000"/>
                <w:szCs w:val="21"/>
              </w:rPr>
              <w:t>。</w:t>
            </w:r>
            <m:oMath>
              <m:r>
                <w:rPr>
                  <w:rFonts w:ascii="Cambria Math" w:hAnsi="Cambria Math" w:hint="eastAsia"/>
                  <w:color w:val="000000"/>
                  <w:szCs w:val="21"/>
                </w:rPr>
                <m:t>M</m:t>
              </m:r>
            </m:oMath>
            <w:r w:rsidR="009B70BB" w:rsidRPr="000C4EC9">
              <w:rPr>
                <w:rFonts w:asciiTheme="minorEastAsia" w:hAnsiTheme="minorEastAsia" w:hint="eastAsia"/>
                <w:color w:val="000000"/>
                <w:szCs w:val="21"/>
              </w:rPr>
              <w:t>矩阵的制定</w:t>
            </w:r>
            <w:r w:rsidR="00322562" w:rsidRPr="000C4EC9">
              <w:rPr>
                <w:rFonts w:asciiTheme="minorEastAsia" w:hAnsiTheme="minorEastAsia" w:hint="eastAsia"/>
                <w:color w:val="000000"/>
                <w:szCs w:val="21"/>
              </w:rPr>
              <w:t>由经验指定</w:t>
            </w:r>
            <w:r w:rsidR="00927038">
              <w:rPr>
                <w:rFonts w:asciiTheme="minorEastAsia" w:hAnsiTheme="minorEastAsia" w:hint="eastAsia"/>
                <w:color w:val="000000"/>
                <w:szCs w:val="21"/>
              </w:rPr>
              <w:t>，辅以</w:t>
            </w:r>
            <w:r w:rsidR="00322562" w:rsidRPr="000C4EC9">
              <w:rPr>
                <w:rFonts w:asciiTheme="minorEastAsia" w:hAnsiTheme="minorEastAsia" w:hint="eastAsia"/>
                <w:color w:val="000000"/>
                <w:szCs w:val="21"/>
              </w:rPr>
              <w:t>历史数据统计</w:t>
            </w:r>
            <w:r w:rsidR="00927038">
              <w:rPr>
                <w:rFonts w:asciiTheme="minorEastAsia" w:hAnsiTheme="minorEastAsia" w:hint="eastAsia"/>
                <w:color w:val="000000"/>
                <w:szCs w:val="21"/>
              </w:rPr>
              <w:t>。</w:t>
            </w:r>
            <w:r w:rsidR="00867433" w:rsidRPr="000C4EC9">
              <w:rPr>
                <w:rFonts w:asciiTheme="minorEastAsia" w:hAnsiTheme="minorEastAsia" w:hint="eastAsia"/>
                <w:color w:val="000000"/>
                <w:szCs w:val="21"/>
              </w:rPr>
              <w:t>变异算子选择</w:t>
            </w:r>
            <w:r w:rsidR="003A1B2A" w:rsidRPr="000C4EC9">
              <w:rPr>
                <w:rFonts w:asciiTheme="minorEastAsia" w:hAnsiTheme="minorEastAsia" w:hint="eastAsia"/>
                <w:color w:val="000000"/>
                <w:szCs w:val="21"/>
              </w:rPr>
              <w:t>多元高斯扰动，</w:t>
            </w:r>
            <w:r w:rsidR="00A71C71" w:rsidRPr="000C4EC9">
              <w:rPr>
                <w:rFonts w:asciiTheme="minorEastAsia" w:hAnsiTheme="minorEastAsia" w:hint="eastAsia"/>
                <w:color w:val="000000"/>
                <w:szCs w:val="21"/>
              </w:rPr>
              <w:t>根</w:t>
            </w:r>
            <w:r w:rsidR="008D7F13" w:rsidRPr="000C4EC9">
              <w:rPr>
                <w:rFonts w:asciiTheme="minorEastAsia" w:hAnsiTheme="minorEastAsia" w:hint="eastAsia"/>
                <w:color w:val="000000"/>
                <w:szCs w:val="21"/>
              </w:rPr>
              <w:t>据耦合结构</w:t>
            </w:r>
            <w:r w:rsidR="00A71C71" w:rsidRPr="000C4EC9">
              <w:rPr>
                <w:rFonts w:asciiTheme="minorEastAsia" w:hAnsiTheme="minorEastAsia" w:hint="eastAsia"/>
                <w:color w:val="000000"/>
                <w:szCs w:val="21"/>
              </w:rPr>
              <w:t>，在每个</w:t>
            </w:r>
            <w:r w:rsidR="007A2CA5" w:rsidRPr="000C4EC9">
              <w:rPr>
                <w:rFonts w:asciiTheme="minorEastAsia" w:hAnsiTheme="minorEastAsia" w:hint="eastAsia"/>
                <w:color w:val="000000"/>
                <w:szCs w:val="21"/>
              </w:rPr>
              <w:t>作物时期</w:t>
            </w:r>
            <w:r w:rsidR="00A71C71" w:rsidRPr="000C4EC9">
              <w:rPr>
                <w:rFonts w:asciiTheme="minorEastAsia" w:hAnsiTheme="minorEastAsia" w:hint="eastAsia"/>
                <w:color w:val="000000"/>
                <w:szCs w:val="21"/>
              </w:rPr>
              <w:t xml:space="preserve"> </w:t>
            </w:r>
            <w:r w:rsidR="00A71C71" w:rsidRPr="000C4EC9">
              <w:rPr>
                <w:rFonts w:ascii="Cambria Math" w:hAnsi="Cambria Math" w:cs="Cambria Math"/>
                <w:color w:val="000000"/>
                <w:szCs w:val="21"/>
              </w:rPr>
              <w:t>𝑡</w:t>
            </w:r>
            <w:r w:rsidR="00A71C71" w:rsidRPr="000C4EC9">
              <w:rPr>
                <w:rFonts w:asciiTheme="minorEastAsia" w:hAnsiTheme="minorEastAsia" w:hint="eastAsia"/>
                <w:color w:val="000000"/>
                <w:szCs w:val="21"/>
              </w:rPr>
              <w:t xml:space="preserve">，对施肥向量 </w:t>
            </w:r>
            <m:oMath>
              <m:sSub>
                <m:sSubPr>
                  <m:ctrlPr>
                    <w:rPr>
                      <w:rFonts w:ascii="Cambria Math" w:hAnsi="Cambria Math"/>
                      <w:color w:val="000000"/>
                      <w:szCs w:val="21"/>
                    </w:rPr>
                  </m:ctrlPr>
                </m:sSubPr>
                <m:e>
                  <m:r>
                    <w:rPr>
                      <w:rFonts w:ascii="Cambria Math" w:hAnsi="Cambria Math"/>
                      <w:color w:val="000000"/>
                      <w:szCs w:val="21"/>
                    </w:rPr>
                    <m:t>z</m:t>
                  </m:r>
                  <m:r>
                    <m:rPr>
                      <m:sty m:val="p"/>
                    </m:rPr>
                    <w:rPr>
                      <w:rFonts w:ascii="Cambria Math" w:hAnsi="Cambria Math"/>
                      <w:color w:val="000000"/>
                      <w:szCs w:val="21"/>
                    </w:rPr>
                    <m:t>​</m:t>
                  </m:r>
                </m:e>
                <m:sub>
                  <m:r>
                    <w:rPr>
                      <w:rFonts w:ascii="Cambria Math" w:hAnsi="Cambria Math" w:hint="eastAsia"/>
                      <w:color w:val="000000"/>
                      <w:szCs w:val="21"/>
                    </w:rPr>
                    <m:t>t</m:t>
                  </m:r>
                </m:sub>
              </m:sSub>
              <m:r>
                <m:rPr>
                  <m:sty m:val="p"/>
                </m:rPr>
                <w:rPr>
                  <w:rFonts w:ascii="Cambria Math" w:hAnsi="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N</m:t>
                  </m:r>
                </m:e>
                <m:sub>
                  <m:r>
                    <w:rPr>
                      <w:rFonts w:ascii="Cambria Math" w:hAnsi="Cambria Math" w:cs="Cambria Math"/>
                      <w:color w:val="000000"/>
                      <w:szCs w:val="21"/>
                    </w:rPr>
                    <m:t>t</m:t>
                  </m:r>
                </m:sub>
              </m:sSub>
              <m:r>
                <m:rPr>
                  <m:sty m:val="p"/>
                </m:rPr>
                <w:rPr>
                  <w:rFonts w:ascii="Cambria Math" w:hAnsi="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P</m:t>
                  </m:r>
                </m:e>
                <m:sub>
                  <m:r>
                    <w:rPr>
                      <w:rFonts w:ascii="Cambria Math" w:hAnsi="Cambria Math" w:cs="Cambria Math"/>
                      <w:color w:val="000000"/>
                      <w:szCs w:val="21"/>
                    </w:rPr>
                    <m:t>t</m:t>
                  </m:r>
                </m:sub>
              </m:sSub>
              <m:r>
                <m:rPr>
                  <m:sty m:val="p"/>
                </m:rPr>
                <w:rPr>
                  <w:rFonts w:ascii="Cambria Math" w:hAnsi="Cambria Math"/>
                  <w:color w:val="000000"/>
                  <w:szCs w:val="21"/>
                </w:rPr>
                <m:t>,</m:t>
              </m:r>
              <m:sSub>
                <m:sSubPr>
                  <m:ctrlPr>
                    <w:rPr>
                      <w:rFonts w:ascii="Cambria Math" w:hAnsi="Cambria Math" w:cs="Cambria Math"/>
                      <w:color w:val="000000"/>
                      <w:szCs w:val="21"/>
                    </w:rPr>
                  </m:ctrlPr>
                </m:sSubPr>
                <m:e>
                  <m:r>
                    <w:rPr>
                      <w:rFonts w:ascii="Cambria Math" w:hAnsi="Cambria Math" w:cs="Cambria Math"/>
                      <w:color w:val="000000"/>
                      <w:szCs w:val="21"/>
                    </w:rPr>
                    <m:t>K</m:t>
                  </m:r>
                </m:e>
                <m:sub>
                  <m:r>
                    <w:rPr>
                      <w:rFonts w:ascii="Cambria Math" w:hAnsi="Cambria Math" w:cs="Cambria Math"/>
                      <w:color w:val="000000"/>
                      <w:szCs w:val="21"/>
                    </w:rPr>
                    <m:t>t</m:t>
                  </m:r>
                </m:sub>
              </m:sSub>
              <m:r>
                <m:rPr>
                  <m:sty m:val="p"/>
                </m:rPr>
                <w:rPr>
                  <w:rFonts w:ascii="Cambria Math" w:hAnsi="Cambria Math"/>
                  <w:color w:val="000000"/>
                  <w:szCs w:val="21"/>
                </w:rPr>
                <m:t>)</m:t>
              </m:r>
            </m:oMath>
            <w:r w:rsidR="007A2CA5" w:rsidRPr="000C4EC9">
              <w:rPr>
                <w:rFonts w:asciiTheme="minorEastAsia" w:hAnsiTheme="minorEastAsia" w:hint="eastAsia"/>
                <w:color w:val="000000"/>
                <w:szCs w:val="21"/>
              </w:rPr>
              <w:t xml:space="preserve"> </w:t>
            </w:r>
            <w:r w:rsidR="00A71C71" w:rsidRPr="000C4EC9">
              <w:rPr>
                <w:rFonts w:asciiTheme="minorEastAsia" w:hAnsiTheme="minorEastAsia" w:hint="eastAsia"/>
                <w:color w:val="000000"/>
                <w:szCs w:val="21"/>
              </w:rPr>
              <w:t>进行多元高斯扰动</w:t>
            </w:r>
            <w:r w:rsidR="00150988" w:rsidRPr="000C4EC9">
              <w:rPr>
                <w:rFonts w:asciiTheme="minorEastAsia" w:hAnsiTheme="minorEastAsia" w:hint="eastAsia"/>
                <w:color w:val="000000"/>
                <w:szCs w:val="21"/>
              </w:rPr>
              <w:t>，</w:t>
            </w:r>
          </w:p>
          <w:p w14:paraId="346A033F" w14:textId="72EBE2C2" w:rsidR="009171FD" w:rsidRPr="009171FD" w:rsidRDefault="00000000" w:rsidP="009171FD">
            <w:pPr>
              <w:ind w:firstLineChars="0" w:firstLine="435"/>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r>
                      <w:rPr>
                        <w:rFonts w:ascii="Cambria Math" w:hAnsi="Cambria Math" w:hint="eastAsia"/>
                        <w:color w:val="000000"/>
                        <w:szCs w:val="21"/>
                      </w:rPr>
                      <m:t>Δ</m:t>
                    </m:r>
                    <m:sSub>
                      <m:sSubPr>
                        <m:ctrlPr>
                          <w:rPr>
                            <w:rFonts w:ascii="Cambria Math" w:hAnsi="Cambria Math"/>
                            <w:color w:val="000000"/>
                            <w:szCs w:val="21"/>
                          </w:rPr>
                        </m:ctrlPr>
                      </m:sSubPr>
                      <m:e>
                        <m:r>
                          <w:rPr>
                            <w:rFonts w:ascii="Cambria Math" w:hAnsi="Cambria Math"/>
                            <w:color w:val="000000"/>
                            <w:szCs w:val="21"/>
                          </w:rPr>
                          <m:t>z</m:t>
                        </m:r>
                        <m:r>
                          <m:rPr>
                            <m:sty m:val="p"/>
                          </m:rPr>
                          <w:rPr>
                            <w:rFonts w:ascii="Cambria Math" w:hAnsi="Cambria Math"/>
                            <w:color w:val="000000"/>
                            <w:szCs w:val="21"/>
                          </w:rPr>
                          <m:t>​</m:t>
                        </m:r>
                      </m:e>
                      <m:sub>
                        <m:r>
                          <w:rPr>
                            <w:rFonts w:ascii="Cambria Math" w:hAnsi="Cambria Math" w:hint="eastAsia"/>
                            <w:color w:val="000000"/>
                            <w:szCs w:val="21"/>
                          </w:rPr>
                          <m:t>t</m:t>
                        </m:r>
                      </m:sub>
                    </m:sSub>
                    <m:r>
                      <m:rPr>
                        <m:sty m:val="p"/>
                      </m:rPr>
                      <w:rPr>
                        <w:rFonts w:ascii="Cambria Math" w:hAnsi="Cambria Math" w:cs="Cambria Math"/>
                        <w:color w:val="000000"/>
                        <w:szCs w:val="21"/>
                      </w:rPr>
                      <m:t>∼</m:t>
                    </m:r>
                    <m:r>
                      <m:rPr>
                        <m:scr m:val="script"/>
                        <m:sty m:val="p"/>
                      </m:rPr>
                      <w:rPr>
                        <w:rFonts w:ascii="Cambria Math" w:hAnsi="Cambria Math"/>
                        <w:color w:val="000000"/>
                        <w:szCs w:val="21"/>
                      </w:rPr>
                      <m:t>N</m:t>
                    </m:r>
                    <m:d>
                      <m:dPr>
                        <m:ctrlPr>
                          <w:rPr>
                            <w:rFonts w:ascii="Cambria Math" w:hAnsi="Cambria Math"/>
                            <w:color w:val="000000"/>
                            <w:szCs w:val="21"/>
                          </w:rPr>
                        </m:ctrlPr>
                      </m:dPr>
                      <m:e>
                        <m:r>
                          <m:rPr>
                            <m:sty m:val="p"/>
                          </m:rPr>
                          <w:rPr>
                            <w:rFonts w:ascii="Cambria Math" w:hAnsi="Cambria Math"/>
                            <w:color w:val="000000"/>
                            <w:szCs w:val="21"/>
                          </w:rPr>
                          <m:t>0,</m:t>
                        </m:r>
                        <m:sSup>
                          <m:sSupPr>
                            <m:ctrlPr>
                              <w:rPr>
                                <w:rFonts w:ascii="Cambria Math" w:hAnsi="Cambria Math"/>
                                <w:color w:val="000000"/>
                                <w:szCs w:val="21"/>
                              </w:rPr>
                            </m:ctrlPr>
                          </m:sSupPr>
                          <m:e>
                            <m:r>
                              <w:rPr>
                                <w:rFonts w:ascii="Cambria Math" w:hAnsi="Cambria Math"/>
                                <w:color w:val="000000"/>
                                <w:szCs w:val="21"/>
                              </w:rPr>
                              <m:t>σ</m:t>
                            </m:r>
                          </m:e>
                          <m:sup>
                            <m:r>
                              <m:rPr>
                                <m:sty m:val="p"/>
                              </m:rPr>
                              <w:rPr>
                                <w:rFonts w:ascii="Cambria Math" w:hAnsi="Cambria Math"/>
                                <w:color w:val="000000"/>
                                <w:szCs w:val="21"/>
                              </w:rPr>
                              <m:t>2</m:t>
                            </m:r>
                          </m:sup>
                        </m:sSup>
                        <m:r>
                          <w:rPr>
                            <w:rFonts w:ascii="Cambria Math" w:hAnsi="Cambria Math"/>
                            <w:color w:val="000000"/>
                            <w:szCs w:val="21"/>
                          </w:rPr>
                          <m:t>I</m:t>
                        </m:r>
                        <m:r>
                          <m:rPr>
                            <m:sty m:val="p"/>
                          </m:rPr>
                          <w:rPr>
                            <w:rFonts w:ascii="Cambria Math" w:hAnsi="Cambria Math"/>
                            <w:color w:val="000000"/>
                            <w:szCs w:val="21"/>
                          </w:rPr>
                          <m:t>+</m:t>
                        </m:r>
                        <m:r>
                          <w:rPr>
                            <w:rFonts w:ascii="Cambria Math" w:hAnsi="Cambria Math"/>
                            <w:color w:val="000000"/>
                            <w:szCs w:val="21"/>
                          </w:rPr>
                          <m:t>α</m:t>
                        </m:r>
                        <m:sSub>
                          <m:sSubPr>
                            <m:ctrlPr>
                              <w:rPr>
                                <w:rFonts w:ascii="Cambria Math" w:hAnsi="Cambria Math"/>
                                <w:color w:val="000000"/>
                                <w:szCs w:val="21"/>
                              </w:rPr>
                            </m:ctrlPr>
                          </m:sSubPr>
                          <m:e>
                            <m:r>
                              <w:rPr>
                                <w:rFonts w:ascii="Cambria Math" w:hAnsi="Cambria Math"/>
                                <w:color w:val="000000"/>
                                <w:szCs w:val="21"/>
                              </w:rPr>
                              <m:t>D</m:t>
                            </m:r>
                            <m:r>
                              <m:rPr>
                                <m:sty m:val="p"/>
                              </m:rPr>
                              <w:rPr>
                                <w:rFonts w:ascii="Cambria Math" w:hAnsi="Cambria Math"/>
                                <w:color w:val="000000"/>
                                <w:szCs w:val="21"/>
                              </w:rPr>
                              <m:t>​</m:t>
                            </m:r>
                          </m:e>
                          <m:sub>
                            <m:r>
                              <w:rPr>
                                <w:rFonts w:ascii="Cambria Math" w:hAnsi="Cambria Math"/>
                                <w:color w:val="000000"/>
                                <w:szCs w:val="21"/>
                              </w:rPr>
                              <m:t>t</m:t>
                            </m:r>
                          </m:sub>
                        </m:sSub>
                        <m:r>
                          <w:rPr>
                            <w:rFonts w:ascii="Cambria Math" w:hAnsi="Cambria Math"/>
                            <w:color w:val="000000"/>
                            <w:szCs w:val="21"/>
                          </w:rPr>
                          <m:t>M</m:t>
                        </m:r>
                        <m:sSub>
                          <m:sSubPr>
                            <m:ctrlPr>
                              <w:rPr>
                                <w:rFonts w:ascii="Cambria Math" w:hAnsi="Cambria Math"/>
                                <w:color w:val="000000"/>
                                <w:szCs w:val="21"/>
                              </w:rPr>
                            </m:ctrlPr>
                          </m:sSubPr>
                          <m:e>
                            <m:r>
                              <w:rPr>
                                <w:rFonts w:ascii="Cambria Math" w:hAnsi="Cambria Math"/>
                                <w:color w:val="000000"/>
                                <w:szCs w:val="21"/>
                              </w:rPr>
                              <m:t>D</m:t>
                            </m:r>
                          </m:e>
                          <m:sub>
                            <m:r>
                              <w:rPr>
                                <w:rFonts w:ascii="Cambria Math" w:hAnsi="Cambria Math"/>
                                <w:color w:val="000000"/>
                                <w:szCs w:val="21"/>
                              </w:rPr>
                              <m:t>t</m:t>
                            </m:r>
                          </m:sub>
                        </m:sSub>
                        <m:r>
                          <m:rPr>
                            <m:sty m:val="p"/>
                          </m:rPr>
                          <w:rPr>
                            <w:rFonts w:ascii="Cambria Math" w:hAnsi="Cambria Math"/>
                            <w:color w:val="000000"/>
                            <w:szCs w:val="21"/>
                          </w:rPr>
                          <m:t>​</m:t>
                        </m:r>
                      </m:e>
                    </m:d>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19</m:t>
                        </m:r>
                      </m:e>
                    </m:d>
                    <m:ctrlPr>
                      <w:rPr>
                        <w:rFonts w:ascii="Cambria Math" w:hAnsi="Cambria Math"/>
                        <w:i/>
                        <w:color w:val="000000"/>
                        <w:szCs w:val="21"/>
                      </w:rPr>
                    </m:ctrlPr>
                  </m:e>
                </m:eqArr>
              </m:oMath>
            </m:oMathPara>
          </w:p>
          <w:p w14:paraId="57E7A3D7" w14:textId="0C395466" w:rsidR="00EC66B7" w:rsidRDefault="00EC66B7" w:rsidP="005C1FBC">
            <w:pPr>
              <w:ind w:firstLineChars="0" w:firstLine="435"/>
              <w:rPr>
                <w:rFonts w:asciiTheme="minorEastAsia" w:hAnsiTheme="minorEastAsia" w:hint="eastAsia"/>
                <w:color w:val="000000"/>
                <w:szCs w:val="21"/>
              </w:rPr>
            </w:pPr>
            <w:r w:rsidRPr="000C4EC9">
              <w:rPr>
                <w:rFonts w:asciiTheme="minorEastAsia" w:hAnsiTheme="minorEastAsia" w:hint="eastAsia"/>
                <w:color w:val="000000"/>
                <w:szCs w:val="21"/>
              </w:rPr>
              <w:t>其中，</w:t>
            </w:r>
            <m:oMath>
              <m:sSup>
                <m:sSupPr>
                  <m:ctrlPr>
                    <w:rPr>
                      <w:rFonts w:ascii="Cambria Math" w:hAnsi="Cambria Math"/>
                      <w:color w:val="000000"/>
                      <w:szCs w:val="21"/>
                    </w:rPr>
                  </m:ctrlPr>
                </m:sSupPr>
                <m:e>
                  <m:r>
                    <w:rPr>
                      <w:rFonts w:ascii="Cambria Math" w:hAnsi="Cambria Math"/>
                      <w:color w:val="000000"/>
                      <w:szCs w:val="21"/>
                    </w:rPr>
                    <m:t>σ</m:t>
                  </m:r>
                </m:e>
                <m:sup>
                  <m:r>
                    <m:rPr>
                      <m:sty m:val="p"/>
                    </m:rPr>
                    <w:rPr>
                      <w:rFonts w:ascii="Cambria Math" w:hAnsi="Cambria Math"/>
                      <w:color w:val="000000"/>
                      <w:szCs w:val="21"/>
                    </w:rPr>
                    <m:t>2</m:t>
                  </m:r>
                </m:sup>
              </m:sSup>
              <m:r>
                <w:rPr>
                  <w:rFonts w:ascii="Cambria Math" w:hAnsi="Cambria Math"/>
                  <w:color w:val="000000"/>
                  <w:szCs w:val="21"/>
                </w:rPr>
                <m:t>I</m:t>
              </m:r>
            </m:oMath>
            <w:r w:rsidR="001E049C" w:rsidRPr="000C4EC9">
              <w:rPr>
                <w:rFonts w:asciiTheme="minorEastAsia" w:hAnsiTheme="minorEastAsia" w:hint="eastAsia"/>
                <w:color w:val="000000"/>
                <w:szCs w:val="21"/>
              </w:rPr>
              <w:t xml:space="preserve"> 为基线独立扰动，</w:t>
            </w:r>
            <m:oMath>
              <m:r>
                <w:rPr>
                  <w:rFonts w:ascii="Cambria Math" w:hAnsi="Cambria Math" w:hint="eastAsia"/>
                  <w:color w:val="000000"/>
                  <w:szCs w:val="21"/>
                </w:rPr>
                <m:t>M</m:t>
              </m:r>
            </m:oMath>
            <w:r w:rsidR="001E049C" w:rsidRPr="000C4EC9">
              <w:rPr>
                <w:rFonts w:asciiTheme="minorEastAsia" w:hAnsiTheme="minorEastAsia" w:hint="eastAsia"/>
                <w:color w:val="000000"/>
                <w:szCs w:val="21"/>
              </w:rPr>
              <w:t>为上文定义的耦合结构，</w:t>
            </w:r>
            <m:oMath>
              <m:r>
                <w:rPr>
                  <w:rFonts w:ascii="Cambria Math" w:hAnsi="Cambria Math" w:cs="Cambria Math"/>
                  <w:color w:val="000000"/>
                  <w:szCs w:val="21"/>
                </w:rPr>
                <m:t>α</m:t>
              </m:r>
            </m:oMath>
            <w:r w:rsidR="00256291" w:rsidRPr="000C4EC9">
              <w:rPr>
                <w:rFonts w:asciiTheme="minorEastAsia" w:hAnsiTheme="minorEastAsia" w:hint="eastAsia"/>
                <w:color w:val="000000"/>
                <w:szCs w:val="21"/>
              </w:rPr>
              <w:t xml:space="preserve"> 为知识引导强度，</w:t>
            </w:r>
            <m:oMath>
              <m:sSub>
                <m:sSubPr>
                  <m:ctrlPr>
                    <w:rPr>
                      <w:rFonts w:ascii="Cambria Math" w:hAnsi="Cambria Math"/>
                      <w:color w:val="000000"/>
                      <w:szCs w:val="21"/>
                    </w:rPr>
                  </m:ctrlPr>
                </m:sSubPr>
                <m:e>
                  <m:r>
                    <w:rPr>
                      <w:rFonts w:ascii="Cambria Math" w:hAnsi="Cambria Math"/>
                      <w:color w:val="000000"/>
                      <w:szCs w:val="21"/>
                    </w:rPr>
                    <m:t>D</m:t>
                  </m:r>
                  <m:r>
                    <m:rPr>
                      <m:sty m:val="p"/>
                    </m:rPr>
                    <w:rPr>
                      <w:rFonts w:ascii="Cambria Math" w:hAnsi="Cambria Math"/>
                      <w:color w:val="000000"/>
                      <w:szCs w:val="21"/>
                    </w:rPr>
                    <m:t>​</m:t>
                  </m:r>
                </m:e>
                <m:sub>
                  <m:r>
                    <w:rPr>
                      <w:rFonts w:ascii="Cambria Math" w:hAnsi="Cambria Math"/>
                      <w:color w:val="000000"/>
                      <w:szCs w:val="21"/>
                    </w:rPr>
                    <m:t>t</m:t>
                  </m:r>
                </m:sub>
              </m:sSub>
            </m:oMath>
            <w:r w:rsidR="00153A32" w:rsidRPr="000C4EC9">
              <w:rPr>
                <w:rFonts w:asciiTheme="minorEastAsia" w:hAnsiTheme="minorEastAsia" w:hint="eastAsia"/>
                <w:color w:val="000000"/>
                <w:szCs w:val="21"/>
              </w:rPr>
              <w:t>为缩放系数矩阵</w:t>
            </w:r>
            <w:r w:rsidR="00D33A2A" w:rsidRPr="000C4EC9">
              <w:rPr>
                <w:rFonts w:asciiTheme="minorEastAsia" w:hAnsiTheme="minorEastAsia" w:hint="eastAsia"/>
                <w:color w:val="000000"/>
                <w:szCs w:val="21"/>
              </w:rPr>
              <w:t>。</w:t>
            </w:r>
            <w:r w:rsidR="005C1FBC" w:rsidRPr="005C1FBC">
              <w:rPr>
                <w:rFonts w:asciiTheme="minorEastAsia" w:hAnsiTheme="minorEastAsia" w:hint="eastAsia"/>
                <w:color w:val="000000"/>
                <w:szCs w:val="21"/>
              </w:rPr>
              <w:t>相比传统的独立高斯扰动（仅</w:t>
            </w:r>
            <m:oMath>
              <m:r>
                <m:rPr>
                  <m:scr m:val="script"/>
                  <m:sty m:val="p"/>
                </m:rPr>
                <w:rPr>
                  <w:rFonts w:ascii="Cambria Math" w:hAnsi="Cambria Math"/>
                  <w:color w:val="000000"/>
                  <w:szCs w:val="21"/>
                </w:rPr>
                <m:t>N</m:t>
              </m:r>
              <m:d>
                <m:dPr>
                  <m:ctrlPr>
                    <w:rPr>
                      <w:rFonts w:ascii="Cambria Math" w:hAnsi="Cambria Math"/>
                      <w:color w:val="000000"/>
                      <w:szCs w:val="21"/>
                    </w:rPr>
                  </m:ctrlPr>
                </m:dPr>
                <m:e>
                  <m:r>
                    <m:rPr>
                      <m:sty m:val="p"/>
                    </m:rPr>
                    <w:rPr>
                      <w:rFonts w:ascii="Cambria Math" w:hAnsi="Cambria Math"/>
                      <w:color w:val="000000"/>
                      <w:szCs w:val="21"/>
                    </w:rPr>
                    <m:t>0,</m:t>
                  </m:r>
                  <m:sSup>
                    <m:sSupPr>
                      <m:ctrlPr>
                        <w:rPr>
                          <w:rFonts w:ascii="Cambria Math" w:hAnsi="Cambria Math"/>
                          <w:color w:val="000000"/>
                          <w:szCs w:val="21"/>
                        </w:rPr>
                      </m:ctrlPr>
                    </m:sSupPr>
                    <m:e>
                      <m:r>
                        <w:rPr>
                          <w:rFonts w:ascii="Cambria Math" w:hAnsi="Cambria Math"/>
                          <w:color w:val="000000"/>
                          <w:szCs w:val="21"/>
                        </w:rPr>
                        <m:t>σ</m:t>
                      </m:r>
                    </m:e>
                    <m:sup>
                      <m:r>
                        <m:rPr>
                          <m:sty m:val="p"/>
                        </m:rPr>
                        <w:rPr>
                          <w:rFonts w:ascii="Cambria Math" w:hAnsi="Cambria Math"/>
                          <w:color w:val="000000"/>
                          <w:szCs w:val="21"/>
                        </w:rPr>
                        <m:t>2</m:t>
                      </m:r>
                    </m:sup>
                  </m:sSup>
                  <m:r>
                    <w:rPr>
                      <w:rFonts w:ascii="Cambria Math" w:hAnsi="Cambria Math"/>
                      <w:color w:val="000000"/>
                      <w:szCs w:val="21"/>
                    </w:rPr>
                    <m:t>I</m:t>
                  </m:r>
                  <m:r>
                    <m:rPr>
                      <m:sty m:val="p"/>
                    </m:rPr>
                    <w:rPr>
                      <w:rFonts w:ascii="Cambria Math" w:hAnsi="Cambria Math"/>
                      <w:color w:val="000000"/>
                      <w:szCs w:val="21"/>
                    </w:rPr>
                    <m:t>​</m:t>
                  </m:r>
                </m:e>
              </m:d>
            </m:oMath>
            <w:r w:rsidR="005C1FBC">
              <w:rPr>
                <w:rFonts w:asciiTheme="minorEastAsia" w:hAnsiTheme="minorEastAsia" w:hint="eastAsia"/>
                <w:color w:val="000000"/>
                <w:szCs w:val="21"/>
              </w:rPr>
              <w:t>）</w:t>
            </w:r>
            <w:r w:rsidR="005C1FBC" w:rsidRPr="005C1FBC">
              <w:rPr>
                <w:rFonts w:asciiTheme="minorEastAsia" w:hAnsiTheme="minorEastAsia" w:hint="eastAsia"/>
                <w:color w:val="000000"/>
                <w:szCs w:val="21"/>
              </w:rPr>
              <w:t>，该设计可在多维耦合变量的优化中更有效地保持搜索分布与</w:t>
            </w:r>
            <w:proofErr w:type="gramStart"/>
            <w:r w:rsidR="005C1FBC" w:rsidRPr="005C1FBC">
              <w:rPr>
                <w:rFonts w:asciiTheme="minorEastAsia" w:hAnsiTheme="minorEastAsia" w:hint="eastAsia"/>
                <w:color w:val="000000"/>
                <w:szCs w:val="21"/>
              </w:rPr>
              <w:t>解空间</w:t>
            </w:r>
            <w:proofErr w:type="gramEnd"/>
            <w:r w:rsidR="005C1FBC" w:rsidRPr="005C1FBC">
              <w:rPr>
                <w:rFonts w:asciiTheme="minorEastAsia" w:hAnsiTheme="minorEastAsia" w:hint="eastAsia"/>
                <w:color w:val="000000"/>
                <w:szCs w:val="21"/>
              </w:rPr>
              <w:t>流形的一致性，提升策略更新的收敛速度与稳定性。</w:t>
            </w:r>
          </w:p>
          <w:p w14:paraId="5120A3E9" w14:textId="4DE42794" w:rsidR="002A1A8D" w:rsidRDefault="002A1A8D" w:rsidP="005C1FBC">
            <w:pPr>
              <w:ind w:firstLineChars="0" w:firstLine="435"/>
              <w:rPr>
                <w:rFonts w:asciiTheme="minorEastAsia" w:hAnsiTheme="minorEastAsia" w:hint="eastAsia"/>
                <w:color w:val="000000"/>
                <w:szCs w:val="21"/>
              </w:rPr>
            </w:pPr>
            <w:r>
              <w:rPr>
                <w:rFonts w:asciiTheme="minorEastAsia" w:hAnsiTheme="minorEastAsia" w:hint="eastAsia"/>
                <w:color w:val="000000"/>
                <w:szCs w:val="21"/>
              </w:rPr>
              <w:t>由此得到变异后的施肥向量</w:t>
            </w:r>
            <w:r w:rsidR="00443AAA">
              <w:rPr>
                <w:rFonts w:asciiTheme="minorEastAsia" w:hAnsiTheme="minorEastAsia" w:hint="eastAsia"/>
                <w:color w:val="000000"/>
                <w:szCs w:val="21"/>
              </w:rPr>
              <w:t>：</w:t>
            </w:r>
          </w:p>
          <w:p w14:paraId="11C6AC42" w14:textId="56D9380E" w:rsidR="00D96141" w:rsidRPr="00D96141" w:rsidRDefault="00000000" w:rsidP="00443AAA">
            <w:pPr>
              <w:ind w:firstLineChars="0" w:firstLine="0"/>
              <w:rPr>
                <w:rFonts w:asciiTheme="minorEastAsia" w:hAnsiTheme="minorEastAsia" w:hint="eastAsia"/>
                <w:color w:val="000000"/>
                <w:szCs w:val="21"/>
              </w:rPr>
            </w:pPr>
            <m:oMathPara>
              <m:oMath>
                <m:eqArr>
                  <m:eqArrPr>
                    <m:maxDist m:val="1"/>
                    <m:ctrlPr>
                      <w:rPr>
                        <w:rFonts w:ascii="Cambria Math" w:hAnsi="Cambria Math"/>
                        <w:i/>
                        <w:color w:val="000000"/>
                        <w:szCs w:val="21"/>
                      </w:rPr>
                    </m:ctrlPr>
                  </m:eqArrPr>
                  <m:e>
                    <m:sSubSup>
                      <m:sSubSupPr>
                        <m:ctrlPr>
                          <w:rPr>
                            <w:rFonts w:ascii="Cambria Math" w:hAnsi="Cambria Math"/>
                            <w:i/>
                            <w:color w:val="000000"/>
                            <w:szCs w:val="21"/>
                          </w:rPr>
                        </m:ctrlPr>
                      </m:sSubSupPr>
                      <m:e>
                        <m:r>
                          <w:rPr>
                            <w:rFonts w:ascii="Cambria Math" w:hAnsi="Cambria Math" w:hint="eastAsia"/>
                            <w:color w:val="000000"/>
                            <w:szCs w:val="21"/>
                          </w:rPr>
                          <m:t>z</m:t>
                        </m:r>
                      </m:e>
                      <m:sub>
                        <m:r>
                          <w:rPr>
                            <w:rFonts w:ascii="Cambria Math" w:hAnsi="Cambria Math"/>
                            <w:color w:val="000000"/>
                            <w:szCs w:val="21"/>
                          </w:rPr>
                          <m:t>t</m:t>
                        </m:r>
                      </m:sub>
                      <m:sup>
                        <m:r>
                          <w:rPr>
                            <w:rFonts w:ascii="Cambria Math" w:hAnsi="Cambria Math"/>
                            <w:color w:val="000000"/>
                            <w:szCs w:val="21"/>
                          </w:rPr>
                          <m:t>'</m:t>
                        </m:r>
                      </m:sup>
                    </m:sSubSup>
                    <m: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z</m:t>
                        </m:r>
                        <m:r>
                          <m:rPr>
                            <m:sty m:val="p"/>
                          </m:rPr>
                          <w:rPr>
                            <w:rFonts w:ascii="Cambria Math" w:hAnsi="Cambria Math"/>
                            <w:color w:val="000000"/>
                            <w:szCs w:val="21"/>
                          </w:rPr>
                          <m:t>​</m:t>
                        </m:r>
                      </m:e>
                      <m:sub>
                        <m:r>
                          <w:rPr>
                            <w:rFonts w:ascii="Cambria Math" w:hAnsi="Cambria Math" w:hint="eastAsia"/>
                            <w:color w:val="000000"/>
                            <w:szCs w:val="21"/>
                          </w:rPr>
                          <m:t>t</m:t>
                        </m:r>
                      </m:sub>
                    </m:sSub>
                    <m:r>
                      <w:rPr>
                        <w:rFonts w:ascii="Cambria Math" w:hAnsi="Cambria Math"/>
                        <w:color w:val="000000"/>
                        <w:szCs w:val="21"/>
                      </w:rPr>
                      <m:t>+</m:t>
                    </m:r>
                    <m:r>
                      <w:rPr>
                        <w:rFonts w:ascii="Cambria Math" w:hAnsi="Cambria Math" w:hint="eastAsia"/>
                        <w:color w:val="000000"/>
                        <w:szCs w:val="21"/>
                      </w:rPr>
                      <m:t>Δ</m:t>
                    </m:r>
                    <m:sSub>
                      <m:sSubPr>
                        <m:ctrlPr>
                          <w:rPr>
                            <w:rFonts w:ascii="Cambria Math" w:hAnsi="Cambria Math"/>
                            <w:color w:val="000000"/>
                            <w:szCs w:val="21"/>
                          </w:rPr>
                        </m:ctrlPr>
                      </m:sSubPr>
                      <m:e>
                        <m:r>
                          <w:rPr>
                            <w:rFonts w:ascii="Cambria Math" w:hAnsi="Cambria Math"/>
                            <w:color w:val="000000"/>
                            <w:szCs w:val="21"/>
                          </w:rPr>
                          <m:t>z</m:t>
                        </m:r>
                        <m:r>
                          <m:rPr>
                            <m:sty m:val="p"/>
                          </m:rPr>
                          <w:rPr>
                            <w:rFonts w:ascii="Cambria Math" w:hAnsi="Cambria Math"/>
                            <w:color w:val="000000"/>
                            <w:szCs w:val="21"/>
                          </w:rPr>
                          <m:t>​</m:t>
                        </m:r>
                      </m:e>
                      <m:sub>
                        <m:r>
                          <w:rPr>
                            <w:rFonts w:ascii="Cambria Math" w:hAnsi="Cambria Math" w:hint="eastAsia"/>
                            <w:color w:val="000000"/>
                            <w:szCs w:val="21"/>
                          </w:rPr>
                          <m:t>t</m:t>
                        </m:r>
                      </m:sub>
                    </m:sSub>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20</m:t>
                        </m:r>
                      </m:e>
                    </m:d>
                  </m:e>
                </m:eqArr>
              </m:oMath>
            </m:oMathPara>
          </w:p>
          <w:p w14:paraId="4B391EA5" w14:textId="768AA877" w:rsidR="00D33A2A" w:rsidRPr="000C4EC9" w:rsidRDefault="00E92DA6" w:rsidP="00256291">
            <w:pPr>
              <w:ind w:firstLineChars="0" w:firstLine="435"/>
              <w:rPr>
                <w:rFonts w:asciiTheme="minorEastAsia" w:hAnsiTheme="minorEastAsia" w:hint="eastAsia"/>
                <w:color w:val="000000"/>
                <w:szCs w:val="21"/>
              </w:rPr>
            </w:pPr>
            <w:r w:rsidRPr="000C4EC9">
              <w:rPr>
                <w:rFonts w:asciiTheme="minorEastAsia" w:hAnsiTheme="minorEastAsia" w:hint="eastAsia"/>
                <w:color w:val="000000"/>
                <w:szCs w:val="21"/>
              </w:rPr>
              <w:t>在突变触发层面，定义单元变异概率为：</w:t>
            </w:r>
          </w:p>
          <w:p w14:paraId="151AA0D7" w14:textId="7F01D12C" w:rsidR="009171FD" w:rsidRPr="009171FD" w:rsidRDefault="00000000" w:rsidP="002529AF">
            <w:pPr>
              <w:spacing w:line="240" w:lineRule="auto"/>
              <w:ind w:firstLineChars="0" w:firstLine="435"/>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b>
                      <m:sSubPr>
                        <m:ctrlPr>
                          <w:rPr>
                            <w:rFonts w:ascii="Cambria Math" w:hAnsi="Cambria Math"/>
                            <w:color w:val="000000"/>
                            <w:szCs w:val="21"/>
                          </w:rPr>
                        </m:ctrlPr>
                      </m:sSubPr>
                      <m:e>
                        <m:r>
                          <w:rPr>
                            <w:rFonts w:ascii="Cambria Math" w:hAnsi="Cambria Math"/>
                            <w:color w:val="000000"/>
                            <w:szCs w:val="21"/>
                          </w:rPr>
                          <m:t>p</m:t>
                        </m:r>
                      </m:e>
                      <m:sub>
                        <m:r>
                          <w:rPr>
                            <w:rFonts w:ascii="Cambria Math" w:hAnsi="Cambria Math" w:hint="eastAsia"/>
                            <w:color w:val="000000"/>
                            <w:szCs w:val="21"/>
                          </w:rPr>
                          <m:t>t</m:t>
                        </m:r>
                      </m:sub>
                    </m:sSub>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p</m:t>
                        </m:r>
                      </m:e>
                      <m:sub>
                        <m:r>
                          <m:rPr>
                            <m:sty m:val="p"/>
                          </m:rPr>
                          <w:rPr>
                            <w:rFonts w:ascii="Cambria Math" w:hAnsi="Cambria Math"/>
                            <w:color w:val="000000"/>
                            <w:szCs w:val="21"/>
                          </w:rPr>
                          <m:t>0</m:t>
                        </m:r>
                      </m:sub>
                    </m:sSub>
                    <m:r>
                      <m:rPr>
                        <m:sty m:val="p"/>
                      </m:rPr>
                      <w:rPr>
                        <w:rFonts w:ascii="Cambria Math" w:hAnsi="Cambria Math"/>
                        <w:color w:val="000000"/>
                        <w:szCs w:val="21"/>
                      </w:rPr>
                      <m:t>​</m:t>
                    </m:r>
                    <m:d>
                      <m:dPr>
                        <m:begChr m:val="["/>
                        <m:endChr m:val="]"/>
                        <m:ctrlPr>
                          <w:rPr>
                            <w:rFonts w:ascii="Cambria Math" w:hAnsi="Cambria Math"/>
                            <w:color w:val="000000"/>
                            <w:szCs w:val="21"/>
                          </w:rPr>
                        </m:ctrlPr>
                      </m:dPr>
                      <m:e>
                        <m:r>
                          <m:rPr>
                            <m:sty m:val="p"/>
                          </m:rPr>
                          <w:rPr>
                            <w:rFonts w:ascii="Cambria Math" w:hAnsi="Cambria Math"/>
                            <w:color w:val="000000"/>
                            <w:szCs w:val="21"/>
                          </w:rPr>
                          <m:t>1+</m:t>
                        </m:r>
                        <m:r>
                          <w:rPr>
                            <w:rFonts w:ascii="Cambria Math" w:hAnsi="Cambria Math"/>
                            <w:color w:val="000000"/>
                            <w:szCs w:val="21"/>
                          </w:rPr>
                          <m:t>β</m:t>
                        </m:r>
                        <m:r>
                          <m:rPr>
                            <m:sty m:val="p"/>
                          </m:rPr>
                          <w:rPr>
                            <w:rFonts w:ascii="Cambria Math" w:hAnsi="Cambria Math"/>
                            <w:color w:val="000000"/>
                            <w:szCs w:val="21"/>
                          </w:rPr>
                          <m:t>⋅</m:t>
                        </m:r>
                        <m:r>
                          <w:rPr>
                            <w:rFonts w:ascii="Cambria Math" w:hAnsi="Cambria Math"/>
                            <w:color w:val="000000"/>
                            <w:szCs w:val="21"/>
                          </w:rPr>
                          <m:t>Def</m:t>
                        </m:r>
                        <m:d>
                          <m:dPr>
                            <m:ctrlPr>
                              <w:rPr>
                                <w:rFonts w:ascii="Cambria Math" w:hAnsi="Cambria Math"/>
                                <w:color w:val="000000"/>
                                <w:szCs w:val="21"/>
                              </w:rPr>
                            </m:ctrlPr>
                          </m:dPr>
                          <m:e>
                            <m:r>
                              <w:rPr>
                                <w:rFonts w:ascii="Cambria Math" w:hAnsi="Cambria Math"/>
                                <w:color w:val="000000"/>
                                <w:szCs w:val="21"/>
                              </w:rPr>
                              <m:t>t</m:t>
                            </m:r>
                          </m:e>
                        </m:d>
                        <m:r>
                          <m:rPr>
                            <m:sty m:val="p"/>
                          </m:rPr>
                          <w:rPr>
                            <w:rFonts w:ascii="Cambria Math" w:hAnsi="Cambria Math"/>
                            <w:color w:val="000000"/>
                            <w:szCs w:val="21"/>
                          </w:rPr>
                          <m:t>+</m:t>
                        </m:r>
                        <m:r>
                          <w:rPr>
                            <w:rFonts w:ascii="Cambria Math" w:hAnsi="Cambria Math"/>
                            <w:color w:val="000000"/>
                            <w:szCs w:val="21"/>
                          </w:rPr>
                          <m:t>γ</m:t>
                        </m:r>
                        <m:r>
                          <m:rPr>
                            <m:sty m:val="p"/>
                          </m:rPr>
                          <w:rPr>
                            <w:rFonts w:ascii="Cambria Math" w:hAnsi="Cambria Math"/>
                            <w:color w:val="000000"/>
                            <w:szCs w:val="21"/>
                          </w:rPr>
                          <m:t>⋅</m:t>
                        </m:r>
                        <m:r>
                          <w:rPr>
                            <w:rFonts w:ascii="Cambria Math" w:hAnsi="Cambria Math"/>
                            <w:color w:val="000000"/>
                            <w:szCs w:val="21"/>
                          </w:rPr>
                          <m:t>Sens</m:t>
                        </m:r>
                        <m:d>
                          <m:dPr>
                            <m:ctrlPr>
                              <w:rPr>
                                <w:rFonts w:ascii="Cambria Math" w:hAnsi="Cambria Math"/>
                                <w:color w:val="000000"/>
                                <w:szCs w:val="21"/>
                              </w:rPr>
                            </m:ctrlPr>
                          </m:dPr>
                          <m:e>
                            <m:r>
                              <w:rPr>
                                <w:rFonts w:ascii="Cambria Math" w:hAnsi="Cambria Math"/>
                                <w:color w:val="000000"/>
                                <w:szCs w:val="21"/>
                              </w:rPr>
                              <m:t>t</m:t>
                            </m:r>
                          </m:e>
                        </m:d>
                        <m:r>
                          <m:rPr>
                            <m:sty m:val="p"/>
                          </m:rPr>
                          <w:rPr>
                            <w:rFonts w:ascii="Cambria Math" w:hAnsi="Cambria Math"/>
                            <w:color w:val="000000"/>
                            <w:szCs w:val="21"/>
                          </w:rPr>
                          <m:t>+</m:t>
                        </m:r>
                        <m:r>
                          <w:rPr>
                            <w:rFonts w:ascii="Cambria Math" w:hAnsi="Cambria Math"/>
                            <w:color w:val="000000"/>
                            <w:szCs w:val="21"/>
                          </w:rPr>
                          <m:t>δ</m:t>
                        </m:r>
                        <m:r>
                          <m:rPr>
                            <m:sty m:val="p"/>
                          </m:rPr>
                          <w:rPr>
                            <w:rFonts w:ascii="Cambria Math" w:hAnsi="Cambria Math"/>
                            <w:color w:val="000000"/>
                            <w:szCs w:val="21"/>
                          </w:rPr>
                          <m:t>⋅</m:t>
                        </m:r>
                        <m:r>
                          <w:rPr>
                            <w:rFonts w:ascii="Cambria Math" w:hAnsi="Cambria Math"/>
                            <w:color w:val="000000"/>
                            <w:szCs w:val="21"/>
                          </w:rPr>
                          <m:t>DivPress</m:t>
                        </m:r>
                      </m:e>
                    </m:d>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21</m:t>
                        </m:r>
                      </m:e>
                    </m:d>
                    <m:ctrlPr>
                      <w:rPr>
                        <w:rFonts w:ascii="Cambria Math" w:hAnsi="Cambria Math"/>
                        <w:i/>
                        <w:color w:val="000000"/>
                        <w:szCs w:val="21"/>
                      </w:rPr>
                    </m:ctrlPr>
                  </m:e>
                </m:eqArr>
              </m:oMath>
            </m:oMathPara>
          </w:p>
          <w:p w14:paraId="7E8BB8A2" w14:textId="757CA6DD" w:rsidR="00E90681" w:rsidRPr="000C4EC9" w:rsidRDefault="00825E7B" w:rsidP="00D30870">
            <w:pPr>
              <w:ind w:firstLineChars="0" w:firstLine="435"/>
              <w:rPr>
                <w:rFonts w:asciiTheme="minorEastAsia" w:hAnsiTheme="minorEastAsia" w:hint="eastAsia"/>
                <w:color w:val="000000"/>
                <w:szCs w:val="21"/>
              </w:rPr>
            </w:pPr>
            <w:r w:rsidRPr="000C4EC9">
              <w:rPr>
                <w:rFonts w:asciiTheme="minorEastAsia" w:hAnsiTheme="minorEastAsia" w:hint="eastAsia"/>
                <w:color w:val="000000"/>
                <w:szCs w:val="21"/>
              </w:rPr>
              <w:t>其中</w:t>
            </w:r>
            <m:oMath>
              <m:r>
                <w:rPr>
                  <w:rFonts w:ascii="Cambria Math" w:hAnsi="Cambria Math"/>
                  <w:color w:val="000000"/>
                  <w:szCs w:val="21"/>
                </w:rPr>
                <m:t>Def</m:t>
              </m:r>
              <m:r>
                <m:rPr>
                  <m:sty m:val="p"/>
                </m:rPr>
                <w:rPr>
                  <w:rFonts w:ascii="Cambria Math" w:hAnsi="Cambria Math"/>
                  <w:color w:val="000000"/>
                  <w:szCs w:val="21"/>
                </w:rPr>
                <m:t>(</m:t>
              </m:r>
              <m:r>
                <w:rPr>
                  <w:rFonts w:ascii="Cambria Math" w:hAnsi="Cambria Math"/>
                  <w:color w:val="000000"/>
                  <w:szCs w:val="21"/>
                </w:rPr>
                <m:t>t</m:t>
              </m:r>
              <m:r>
                <m:rPr>
                  <m:sty m:val="p"/>
                </m:rPr>
                <w:rPr>
                  <w:rFonts w:ascii="Cambria Math" w:hAnsi="Cambria Math"/>
                  <w:color w:val="000000"/>
                  <w:szCs w:val="21"/>
                </w:rPr>
                <m:t>)</m:t>
              </m:r>
            </m:oMath>
            <w:proofErr w:type="gramStart"/>
            <w:r w:rsidR="00D30870" w:rsidRPr="000C4EC9">
              <w:rPr>
                <w:rFonts w:asciiTheme="minorEastAsia" w:hAnsiTheme="minorEastAsia" w:hint="eastAsia"/>
                <w:color w:val="000000"/>
                <w:szCs w:val="21"/>
              </w:rPr>
              <w:t>为</w:t>
            </w:r>
            <w:r w:rsidR="00E90681" w:rsidRPr="000C4EC9">
              <w:rPr>
                <w:rFonts w:asciiTheme="minorEastAsia" w:hAnsiTheme="minorEastAsia" w:hint="eastAsia"/>
                <w:color w:val="000000"/>
                <w:szCs w:val="21"/>
              </w:rPr>
              <w:t>缺素</w:t>
            </w:r>
            <w:proofErr w:type="gramEnd"/>
            <w:r w:rsidR="00E90681" w:rsidRPr="000C4EC9">
              <w:rPr>
                <w:rFonts w:asciiTheme="minorEastAsia" w:hAnsiTheme="minorEastAsia" w:hint="eastAsia"/>
                <w:color w:val="000000"/>
                <w:szCs w:val="21"/>
              </w:rPr>
              <w:t>/比例偏离分数，土壤诊断或父本</w:t>
            </w:r>
            <w:r w:rsidR="008C6268">
              <w:rPr>
                <w:rFonts w:asciiTheme="minorEastAsia" w:hAnsiTheme="minorEastAsia" w:hint="eastAsia"/>
                <w:color w:val="000000"/>
                <w:szCs w:val="21"/>
              </w:rPr>
              <w:t xml:space="preserve"> </w:t>
            </w:r>
            <m:oMath>
              <m:r>
                <w:rPr>
                  <w:rFonts w:ascii="Cambria Math" w:hAnsi="Cambria Math" w:cs="Times New Roman"/>
                  <w:color w:val="000000"/>
                  <w:szCs w:val="21"/>
                </w:rPr>
                <m:t>N:P:K</m:t>
              </m:r>
            </m:oMath>
            <w:r w:rsidR="008C6268">
              <w:rPr>
                <w:rFonts w:asciiTheme="minorEastAsia" w:hAnsiTheme="minorEastAsia" w:hint="eastAsia"/>
                <w:color w:val="000000"/>
                <w:szCs w:val="21"/>
              </w:rPr>
              <w:t xml:space="preserve"> </w:t>
            </w:r>
            <w:r w:rsidR="00E90681" w:rsidRPr="000C4EC9">
              <w:rPr>
                <w:rFonts w:asciiTheme="minorEastAsia" w:hAnsiTheme="minorEastAsia" w:hint="eastAsia"/>
                <w:color w:val="000000"/>
                <w:szCs w:val="21"/>
              </w:rPr>
              <w:t>失衡时增大；</w:t>
            </w:r>
            <m:oMath>
              <m:r>
                <w:rPr>
                  <w:rFonts w:ascii="Cambria Math" w:hAnsi="Cambria Math"/>
                  <w:color w:val="000000"/>
                  <w:szCs w:val="21"/>
                </w:rPr>
                <m:t>Sens</m:t>
              </m:r>
              <m:r>
                <m:rPr>
                  <m:sty m:val="p"/>
                </m:rPr>
                <w:rPr>
                  <w:rFonts w:ascii="Cambria Math" w:hAnsi="Cambria Math"/>
                  <w:color w:val="000000"/>
                  <w:szCs w:val="21"/>
                </w:rPr>
                <m:t>(</m:t>
              </m:r>
              <m:r>
                <w:rPr>
                  <w:rFonts w:ascii="Cambria Math" w:hAnsi="Cambria Math" w:cs="Cambria Math"/>
                  <w:color w:val="000000"/>
                  <w:szCs w:val="21"/>
                </w:rPr>
                <m:t>t</m:t>
              </m:r>
              <m:r>
                <m:rPr>
                  <m:sty m:val="p"/>
                </m:rPr>
                <w:rPr>
                  <w:rFonts w:ascii="Cambria Math" w:hAnsi="Cambria Math"/>
                  <w:color w:val="000000"/>
                  <w:szCs w:val="21"/>
                </w:rPr>
                <m:t>)</m:t>
              </m:r>
            </m:oMath>
            <w:r w:rsidR="00D30870" w:rsidRPr="000C4EC9">
              <w:rPr>
                <w:rFonts w:asciiTheme="minorEastAsia" w:hAnsiTheme="minorEastAsia" w:hint="eastAsia"/>
                <w:color w:val="000000"/>
                <w:szCs w:val="21"/>
              </w:rPr>
              <w:t>为</w:t>
            </w:r>
            <w:r w:rsidR="00E90681" w:rsidRPr="000C4EC9">
              <w:rPr>
                <w:rFonts w:asciiTheme="minorEastAsia" w:hAnsiTheme="minorEastAsia" w:hint="eastAsia"/>
                <w:color w:val="000000"/>
                <w:szCs w:val="21"/>
              </w:rPr>
              <w:t>物候阶段敏感度（如灌浆期对</w:t>
            </w:r>
            <w:r w:rsidR="00926F8C">
              <w:rPr>
                <w:rFonts w:asciiTheme="minorEastAsia" w:hAnsiTheme="minorEastAsia" w:hint="eastAsia"/>
                <w:color w:val="000000"/>
                <w:szCs w:val="21"/>
              </w:rPr>
              <w:t xml:space="preserve"> </w:t>
            </w:r>
            <m:oMath>
              <m:r>
                <w:rPr>
                  <w:rFonts w:ascii="Cambria Math" w:hAnsi="Cambria Math" w:hint="eastAsia"/>
                  <w:color w:val="000000"/>
                  <w:szCs w:val="21"/>
                </w:rPr>
                <m:t>N</m:t>
              </m:r>
            </m:oMath>
            <w:r w:rsidR="00926F8C">
              <w:rPr>
                <w:rFonts w:asciiTheme="minorEastAsia" w:hAnsiTheme="minorEastAsia" w:hint="eastAsia"/>
                <w:color w:val="000000"/>
                <w:szCs w:val="21"/>
              </w:rPr>
              <w:t xml:space="preserve"> </w:t>
            </w:r>
            <w:r w:rsidR="00E90681" w:rsidRPr="000C4EC9">
              <w:rPr>
                <w:rFonts w:asciiTheme="minorEastAsia" w:hAnsiTheme="minorEastAsia" w:hint="eastAsia"/>
                <w:color w:val="000000"/>
                <w:szCs w:val="21"/>
              </w:rPr>
              <w:t>敏感，则提升触发概率，但步长适度缩小）；</w:t>
            </w:r>
            <m:oMath>
              <m:r>
                <w:rPr>
                  <w:rFonts w:ascii="Cambria Math" w:hAnsi="Cambria Math"/>
                  <w:color w:val="000000"/>
                  <w:szCs w:val="21"/>
                </w:rPr>
                <m:t>DivPress</m:t>
              </m:r>
            </m:oMath>
            <w:r w:rsidR="00E90681" w:rsidRPr="000C4EC9">
              <w:rPr>
                <w:rFonts w:asciiTheme="minorEastAsia" w:hAnsiTheme="minorEastAsia" w:hint="eastAsia"/>
                <w:color w:val="000000"/>
                <w:szCs w:val="21"/>
              </w:rPr>
              <w:t>种群多样性压力（若收敛加快，则增大扰动概率）。这样可实现</w:t>
            </w:r>
            <w:r w:rsidR="00D30870" w:rsidRPr="000C4EC9">
              <w:rPr>
                <w:rFonts w:asciiTheme="minorEastAsia" w:hAnsiTheme="minorEastAsia" w:hint="eastAsia"/>
                <w:color w:val="000000"/>
                <w:szCs w:val="21"/>
              </w:rPr>
              <w:t>当</w:t>
            </w:r>
            <w:r w:rsidR="00013222" w:rsidRPr="000C4EC9">
              <w:rPr>
                <w:rFonts w:asciiTheme="minorEastAsia" w:hAnsiTheme="minorEastAsia" w:hint="eastAsia"/>
                <w:color w:val="000000"/>
                <w:szCs w:val="21"/>
              </w:rPr>
              <w:t>养分</w:t>
            </w:r>
            <w:r w:rsidR="00E90681" w:rsidRPr="000C4EC9">
              <w:rPr>
                <w:rFonts w:asciiTheme="minorEastAsia" w:hAnsiTheme="minorEastAsia" w:hint="eastAsia"/>
                <w:color w:val="000000"/>
                <w:szCs w:val="21"/>
              </w:rPr>
              <w:t>更缺、</w:t>
            </w:r>
            <w:r w:rsidR="00013222" w:rsidRPr="000C4EC9">
              <w:rPr>
                <w:rFonts w:asciiTheme="minorEastAsia" w:hAnsiTheme="minorEastAsia" w:hint="eastAsia"/>
                <w:color w:val="000000"/>
                <w:szCs w:val="21"/>
              </w:rPr>
              <w:t>阶段</w:t>
            </w:r>
            <w:r w:rsidR="00E90681" w:rsidRPr="000C4EC9">
              <w:rPr>
                <w:rFonts w:asciiTheme="minorEastAsia" w:hAnsiTheme="minorEastAsia" w:hint="eastAsia"/>
                <w:color w:val="000000"/>
                <w:szCs w:val="21"/>
              </w:rPr>
              <w:t>更敏感、更单一时更可能突变的自适应特征。</w:t>
            </w:r>
          </w:p>
          <w:p w14:paraId="733CBE6C" w14:textId="41E7C6F5" w:rsidR="000E2E5F" w:rsidRPr="000C4EC9" w:rsidRDefault="00370E4F" w:rsidP="00627515">
            <w:pPr>
              <w:ind w:firstLineChars="0" w:firstLine="435"/>
              <w:rPr>
                <w:rFonts w:asciiTheme="minorEastAsia" w:hAnsiTheme="minorEastAsia" w:hint="eastAsia"/>
                <w:color w:val="000000"/>
                <w:szCs w:val="21"/>
              </w:rPr>
            </w:pPr>
            <w:r w:rsidRPr="000C4EC9">
              <w:rPr>
                <w:rFonts w:asciiTheme="minorEastAsia" w:hAnsiTheme="minorEastAsia" w:hint="eastAsia"/>
                <w:color w:val="000000"/>
                <w:szCs w:val="21"/>
              </w:rPr>
              <w:t xml:space="preserve">通过矩阵 </w:t>
            </w:r>
            <m:oMath>
              <m:r>
                <w:rPr>
                  <w:rFonts w:ascii="Cambria Math" w:hAnsi="Cambria Math" w:cs="Cambria Math"/>
                  <w:color w:val="000000"/>
                  <w:szCs w:val="21"/>
                </w:rPr>
                <m:t>M</m:t>
              </m:r>
            </m:oMath>
            <w:r w:rsidRPr="000C4EC9">
              <w:rPr>
                <w:rFonts w:asciiTheme="minorEastAsia" w:hAnsiTheme="minorEastAsia" w:hint="eastAsia"/>
                <w:color w:val="000000"/>
                <w:szCs w:val="21"/>
              </w:rPr>
              <w:t xml:space="preserve"> 的正负相关性，把“协同-拮抗规律”融入</w:t>
            </w:r>
            <w:proofErr w:type="gramStart"/>
            <w:r w:rsidRPr="000C4EC9">
              <w:rPr>
                <w:rFonts w:asciiTheme="minorEastAsia" w:hAnsiTheme="minorEastAsia" w:hint="eastAsia"/>
                <w:color w:val="000000"/>
                <w:szCs w:val="21"/>
              </w:rPr>
              <w:t>多元正</w:t>
            </w:r>
            <w:proofErr w:type="gramEnd"/>
            <w:r w:rsidRPr="000C4EC9">
              <w:rPr>
                <w:rFonts w:asciiTheme="minorEastAsia" w:hAnsiTheme="minorEastAsia" w:hint="eastAsia"/>
                <w:color w:val="000000"/>
                <w:szCs w:val="21"/>
              </w:rPr>
              <w:t>态扰动的协方差结构</w:t>
            </w:r>
            <w:r w:rsidR="0076382F" w:rsidRPr="000C4EC9">
              <w:rPr>
                <w:rFonts w:asciiTheme="minorEastAsia" w:hAnsiTheme="minorEastAsia" w:hint="eastAsia"/>
                <w:color w:val="000000"/>
                <w:szCs w:val="21"/>
              </w:rPr>
              <w:t>，将农业知识内化为统计结构，同时</w:t>
            </w:r>
            <w:proofErr w:type="gramStart"/>
            <w:r w:rsidR="0076382F" w:rsidRPr="000C4EC9">
              <w:rPr>
                <w:rFonts w:asciiTheme="minorEastAsia" w:hAnsiTheme="minorEastAsia" w:hint="eastAsia"/>
                <w:color w:val="000000"/>
                <w:szCs w:val="21"/>
              </w:rPr>
              <w:t>兼顾缺素程度</w:t>
            </w:r>
            <w:proofErr w:type="gramEnd"/>
            <w:r w:rsidR="001B1B14" w:rsidRPr="000C4EC9">
              <w:rPr>
                <w:rFonts w:asciiTheme="minorEastAsia" w:hAnsiTheme="minorEastAsia" w:hint="eastAsia"/>
                <w:color w:val="000000"/>
                <w:szCs w:val="21"/>
              </w:rPr>
              <w:t>、作物阶段敏感度等动态因素，从而调控变异的</w:t>
            </w:r>
            <w:r w:rsidR="00391434" w:rsidRPr="000C4EC9">
              <w:rPr>
                <w:rFonts w:asciiTheme="minorEastAsia" w:hAnsiTheme="minorEastAsia" w:hint="eastAsia"/>
                <w:color w:val="000000"/>
                <w:szCs w:val="21"/>
              </w:rPr>
              <w:t>程度，达到既保证</w:t>
            </w:r>
            <w:r w:rsidR="006D70FA" w:rsidRPr="000C4EC9">
              <w:rPr>
                <w:rFonts w:asciiTheme="minorEastAsia" w:hAnsiTheme="minorEastAsia" w:hint="eastAsia"/>
                <w:color w:val="000000"/>
                <w:szCs w:val="21"/>
              </w:rPr>
              <w:t>种群多样性的同时，又保证样本尽可能的</w:t>
            </w:r>
            <w:r w:rsidR="00F94969" w:rsidRPr="000C4EC9">
              <w:rPr>
                <w:rFonts w:asciiTheme="minorEastAsia" w:hAnsiTheme="minorEastAsia" w:hint="eastAsia"/>
                <w:color w:val="000000"/>
                <w:szCs w:val="21"/>
              </w:rPr>
              <w:t>拟合现实农学</w:t>
            </w:r>
            <w:r w:rsidR="00BF0CD4" w:rsidRPr="000C4EC9">
              <w:rPr>
                <w:rFonts w:asciiTheme="minorEastAsia" w:hAnsiTheme="minorEastAsia" w:hint="eastAsia"/>
                <w:color w:val="000000"/>
                <w:szCs w:val="21"/>
              </w:rPr>
              <w:t>先验知识，避免盲目扰动</w:t>
            </w:r>
            <w:r w:rsidRPr="000C4EC9">
              <w:rPr>
                <w:rFonts w:asciiTheme="minorEastAsia" w:hAnsiTheme="minorEastAsia" w:hint="eastAsia"/>
                <w:color w:val="000000"/>
                <w:szCs w:val="21"/>
              </w:rPr>
              <w:t>。</w:t>
            </w:r>
          </w:p>
          <w:p w14:paraId="2D8E553F" w14:textId="77777777" w:rsidR="00627515" w:rsidRPr="000C4EC9" w:rsidRDefault="00627515" w:rsidP="00627515">
            <w:pPr>
              <w:ind w:firstLineChars="0" w:firstLine="435"/>
              <w:rPr>
                <w:rFonts w:asciiTheme="minorEastAsia" w:hAnsiTheme="minorEastAsia" w:hint="eastAsia"/>
                <w:color w:val="000000"/>
                <w:szCs w:val="21"/>
              </w:rPr>
            </w:pPr>
          </w:p>
          <w:p w14:paraId="3397C130" w14:textId="41B72735" w:rsidR="00EF6304" w:rsidRDefault="007E7DFF" w:rsidP="0076041C">
            <w:pPr>
              <w:ind w:firstLineChars="0" w:firstLine="0"/>
              <w:rPr>
                <w:rFonts w:asciiTheme="minorEastAsia" w:hAnsiTheme="minorEastAsia" w:hint="eastAsia"/>
                <w:b/>
                <w:bCs/>
                <w:color w:val="000000"/>
                <w:szCs w:val="21"/>
              </w:rPr>
            </w:pPr>
            <w:bookmarkStart w:id="47" w:name="OLE_LINK167"/>
            <w:bookmarkEnd w:id="46"/>
            <w:r>
              <w:rPr>
                <w:rFonts w:asciiTheme="minorEastAsia" w:hAnsiTheme="minorEastAsia" w:hint="eastAsia"/>
                <w:b/>
                <w:bCs/>
                <w:color w:val="000000"/>
                <w:szCs w:val="21"/>
              </w:rPr>
              <w:t>模块三</w:t>
            </w:r>
            <w:r w:rsidRPr="002813DF">
              <w:rPr>
                <w:rFonts w:asciiTheme="minorEastAsia" w:hAnsiTheme="minorEastAsia" w:hint="eastAsia"/>
                <w:b/>
                <w:bCs/>
                <w:color w:val="000000"/>
                <w:szCs w:val="21"/>
              </w:rPr>
              <w:t>：</w:t>
            </w:r>
            <w:bookmarkEnd w:id="47"/>
            <w:r>
              <w:rPr>
                <w:rFonts w:asciiTheme="minorEastAsia" w:hAnsiTheme="minorEastAsia" w:hint="eastAsia"/>
                <w:b/>
                <w:bCs/>
                <w:color w:val="000000"/>
                <w:szCs w:val="21"/>
              </w:rPr>
              <w:t>动态</w:t>
            </w:r>
            <w:r w:rsidR="001B0AA1" w:rsidRPr="002813DF">
              <w:rPr>
                <w:rFonts w:asciiTheme="minorEastAsia" w:hAnsiTheme="minorEastAsia" w:hint="eastAsia"/>
                <w:b/>
                <w:bCs/>
                <w:color w:val="000000"/>
                <w:szCs w:val="21"/>
              </w:rPr>
              <w:t>精英保留策略</w:t>
            </w:r>
          </w:p>
          <w:p w14:paraId="7C09ABAE" w14:textId="09B24C48" w:rsidR="00AD1836" w:rsidRDefault="00104BDA" w:rsidP="001A6046">
            <w:pPr>
              <w:ind w:firstLineChars="0" w:firstLine="432"/>
              <w:rPr>
                <w:rFonts w:asciiTheme="minorEastAsia" w:hAnsiTheme="minorEastAsia" w:hint="eastAsia"/>
                <w:color w:val="000000"/>
                <w:szCs w:val="21"/>
              </w:rPr>
            </w:pPr>
            <w:r w:rsidRPr="00104BDA">
              <w:rPr>
                <w:rFonts w:asciiTheme="minorEastAsia" w:hAnsiTheme="minorEastAsia" w:hint="eastAsia"/>
                <w:color w:val="000000"/>
                <w:szCs w:val="21"/>
              </w:rPr>
              <w:t>首先依据产量最大化、环境影响最小化与施肥成本最小化三个目标函数，完成多目标适应度评</w:t>
            </w:r>
            <w:r w:rsidRPr="00104BDA">
              <w:rPr>
                <w:rFonts w:asciiTheme="minorEastAsia" w:hAnsiTheme="minorEastAsia" w:hint="eastAsia"/>
                <w:color w:val="000000"/>
                <w:szCs w:val="21"/>
              </w:rPr>
              <w:lastRenderedPageBreak/>
              <w:t>估，并采用非支配排序获得个体的帕累托层级。在此基础上，本</w:t>
            </w:r>
            <w:r>
              <w:rPr>
                <w:rFonts w:asciiTheme="minorEastAsia" w:hAnsiTheme="minorEastAsia" w:hint="eastAsia"/>
                <w:color w:val="000000"/>
                <w:szCs w:val="21"/>
              </w:rPr>
              <w:t>模块</w:t>
            </w:r>
            <w:r w:rsidRPr="00104BDA">
              <w:rPr>
                <w:rFonts w:asciiTheme="minorEastAsia" w:hAnsiTheme="minorEastAsia" w:hint="eastAsia"/>
                <w:color w:val="000000"/>
                <w:szCs w:val="21"/>
              </w:rPr>
              <w:t>构建了结合目标空间与决策空间的综合距离度量，用于刻画个体的多样性结构并计算局部稀疏度。随后，引入动态多样性权重机制，构建随迭代过程逐步减弱的探索–收敛调节因子，并结合种植阶段的差异</w:t>
            </w:r>
            <w:proofErr w:type="gramStart"/>
            <w:r w:rsidRPr="00104BDA">
              <w:rPr>
                <w:rFonts w:asciiTheme="minorEastAsia" w:hAnsiTheme="minorEastAsia" w:hint="eastAsia"/>
                <w:color w:val="000000"/>
                <w:szCs w:val="21"/>
              </w:rPr>
              <w:t>化需求</w:t>
            </w:r>
            <w:proofErr w:type="gramEnd"/>
            <w:r w:rsidRPr="00104BDA">
              <w:rPr>
                <w:rFonts w:asciiTheme="minorEastAsia" w:hAnsiTheme="minorEastAsia" w:hint="eastAsia"/>
                <w:color w:val="000000"/>
                <w:szCs w:val="21"/>
              </w:rPr>
              <w:t>构成阶段性调节函数。最终将非支配等级与动态稀疏度因子整合为精英得分，实现对精英个体的动态筛选与保留，从而在收敛性与施肥模式多样性之间维持平衡。</w:t>
            </w:r>
          </w:p>
          <w:p w14:paraId="359AAB81" w14:textId="77777777" w:rsidR="0029211D" w:rsidRPr="00104BDA" w:rsidRDefault="0029211D" w:rsidP="001A6046">
            <w:pPr>
              <w:ind w:firstLineChars="0" w:firstLine="432"/>
              <w:rPr>
                <w:rFonts w:asciiTheme="minorEastAsia" w:hAnsiTheme="minorEastAsia" w:hint="eastAsia"/>
                <w:color w:val="000000"/>
                <w:szCs w:val="21"/>
              </w:rPr>
            </w:pPr>
          </w:p>
          <w:p w14:paraId="4BB744E4" w14:textId="77777777" w:rsidR="00196251" w:rsidRPr="002813DF" w:rsidRDefault="00196251" w:rsidP="00196251">
            <w:pPr>
              <w:ind w:firstLineChars="0" w:firstLine="0"/>
              <w:rPr>
                <w:rFonts w:asciiTheme="minorEastAsia" w:hAnsiTheme="minorEastAsia" w:hint="eastAsia"/>
                <w:b/>
                <w:bCs/>
                <w:color w:val="000000"/>
                <w:szCs w:val="21"/>
              </w:rPr>
            </w:pPr>
            <w:r w:rsidRPr="002813DF">
              <w:rPr>
                <w:rFonts w:asciiTheme="minorEastAsia" w:hAnsiTheme="minorEastAsia" w:hint="eastAsia"/>
                <w:b/>
                <w:bCs/>
                <w:color w:val="000000"/>
                <w:szCs w:val="21"/>
              </w:rPr>
              <w:t>步骤</w:t>
            </w:r>
            <w:proofErr w:type="gramStart"/>
            <w:r>
              <w:rPr>
                <w:rFonts w:asciiTheme="minorEastAsia" w:hAnsiTheme="minorEastAsia" w:hint="eastAsia"/>
                <w:b/>
                <w:bCs/>
                <w:color w:val="000000"/>
                <w:szCs w:val="21"/>
              </w:rPr>
              <w:t>一</w:t>
            </w:r>
            <w:proofErr w:type="gramEnd"/>
            <w:r w:rsidRPr="002813DF">
              <w:rPr>
                <w:rFonts w:asciiTheme="minorEastAsia" w:hAnsiTheme="minorEastAsia" w:hint="eastAsia"/>
                <w:b/>
                <w:bCs/>
                <w:color w:val="000000"/>
                <w:szCs w:val="21"/>
              </w:rPr>
              <w:t>：多目标与适应度计算</w:t>
            </w:r>
          </w:p>
          <w:p w14:paraId="50DAC734" w14:textId="77777777" w:rsidR="00196251" w:rsidRDefault="00196251" w:rsidP="00196251">
            <w:pPr>
              <w:ind w:firstLineChars="0" w:firstLine="420"/>
              <w:rPr>
                <w:rFonts w:asciiTheme="minorEastAsia" w:hAnsiTheme="minorEastAsia" w:hint="eastAsia"/>
                <w:color w:val="000000"/>
                <w:szCs w:val="21"/>
              </w:rPr>
            </w:pPr>
            <w:r w:rsidRPr="000C4EC9">
              <w:rPr>
                <w:rFonts w:asciiTheme="minorEastAsia" w:hAnsiTheme="minorEastAsia" w:hint="eastAsia"/>
                <w:color w:val="000000"/>
                <w:szCs w:val="21"/>
              </w:rPr>
              <w:t>在实际生产过程中，农业决策者需要依据当前状况选择最优的施肥策略，需要关注多个目标问题，本算法</w:t>
            </w:r>
            <w:r>
              <w:rPr>
                <w:rFonts w:asciiTheme="minorEastAsia" w:hAnsiTheme="minorEastAsia" w:hint="eastAsia"/>
                <w:color w:val="000000"/>
                <w:szCs w:val="21"/>
              </w:rPr>
              <w:t>主要考虑最大化产量、最小</w:t>
            </w:r>
            <w:proofErr w:type="gramStart"/>
            <w:r>
              <w:rPr>
                <w:rFonts w:asciiTheme="minorEastAsia" w:hAnsiTheme="minorEastAsia" w:hint="eastAsia"/>
                <w:color w:val="000000"/>
                <w:szCs w:val="21"/>
              </w:rPr>
              <w:t>化成本</w:t>
            </w:r>
            <w:proofErr w:type="gramEnd"/>
            <w:r>
              <w:rPr>
                <w:rFonts w:asciiTheme="minorEastAsia" w:hAnsiTheme="minorEastAsia" w:hint="eastAsia"/>
                <w:color w:val="000000"/>
                <w:szCs w:val="21"/>
              </w:rPr>
              <w:t>以及最小的环境影响这三个目标。多目标函数定义如下：</w:t>
            </w:r>
          </w:p>
          <w:p w14:paraId="7418F0B3" w14:textId="77777777" w:rsidR="00196251" w:rsidRPr="009171FD" w:rsidRDefault="00000000" w:rsidP="00196251">
            <w:pPr>
              <w:spacing w:line="240" w:lineRule="auto"/>
              <w:ind w:firstLineChars="0" w:firstLine="420"/>
              <w:rPr>
                <w:rFonts w:asciiTheme="minorEastAsia" w:hAnsiTheme="minorEastAsia" w:hint="eastAsia"/>
                <w:b/>
                <w:color w:val="000000"/>
                <w:szCs w:val="21"/>
              </w:rPr>
            </w:pPr>
            <m:oMathPara>
              <m:oMath>
                <m:eqArr>
                  <m:eqArrPr>
                    <m:maxDist m:val="1"/>
                    <m:ctrlPr>
                      <w:rPr>
                        <w:rFonts w:ascii="Cambria Math" w:hAnsi="Cambria Math" w:cs="Times New Roman"/>
                        <w:i/>
                        <w:color w:val="000000"/>
                        <w:szCs w:val="21"/>
                      </w:rPr>
                    </m:ctrlPr>
                  </m:eqArrPr>
                  <m:e>
                    <m:r>
                      <m:rPr>
                        <m:sty m:val="b"/>
                      </m:rPr>
                      <w:rPr>
                        <w:rFonts w:ascii="Cambria Math" w:hAnsi="Cambria Math"/>
                        <w:color w:val="000000"/>
                        <w:szCs w:val="21"/>
                      </w:rPr>
                      <m:t>F</m:t>
                    </m:r>
                    <m:d>
                      <m:dPr>
                        <m:ctrlPr>
                          <w:rPr>
                            <w:rFonts w:ascii="Cambria Math" w:hAnsi="Cambria Math"/>
                            <w:i/>
                            <w:color w:val="000000"/>
                            <w:szCs w:val="21"/>
                          </w:rPr>
                        </m:ctrlPr>
                      </m:dPr>
                      <m:e>
                        <m:r>
                          <w:rPr>
                            <w:rFonts w:ascii="Cambria Math" w:hAnsi="Cambria Math"/>
                            <w:color w:val="000000"/>
                            <w:szCs w:val="21"/>
                          </w:rPr>
                          <m:t>x</m:t>
                        </m:r>
                      </m:e>
                    </m:d>
                    <m:r>
                      <w:rPr>
                        <w:rFonts w:ascii="Cambria Math" w:hAnsi="Cambria Math"/>
                        <w:color w:val="000000"/>
                        <w:szCs w:val="21"/>
                      </w:rPr>
                      <m:t>=</m:t>
                    </m:r>
                    <m:sSup>
                      <m:sSupPr>
                        <m:ctrlPr>
                          <w:rPr>
                            <w:rFonts w:ascii="Cambria Math" w:hAnsi="Cambria Math"/>
                            <w:i/>
                            <w:color w:val="000000"/>
                            <w:szCs w:val="21"/>
                          </w:rPr>
                        </m:ctrlPr>
                      </m:sSupPr>
                      <m:e>
                        <m:d>
                          <m:dPr>
                            <m:begChr m:val="["/>
                            <m:endChr m:val="]"/>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f</m:t>
                                </m:r>
                              </m:e>
                              <m:sub>
                                <m:r>
                                  <w:rPr>
                                    <w:rFonts w:ascii="Cambria Math" w:hAnsi="Cambria Math"/>
                                    <w:color w:val="000000"/>
                                    <w:szCs w:val="21"/>
                                  </w:rPr>
                                  <m:t>1</m:t>
                                </m:r>
                              </m:sub>
                            </m:sSub>
                            <m:r>
                              <w:rPr>
                                <w:rFonts w:ascii="Cambria Math" w:hAnsi="Cambria Math"/>
                                <w:color w:val="000000"/>
                                <w:szCs w:val="21"/>
                              </w:rPr>
                              <m:t>​</m:t>
                            </m:r>
                            <m:d>
                              <m:dPr>
                                <m:ctrlPr>
                                  <w:rPr>
                                    <w:rFonts w:ascii="Cambria Math" w:hAnsi="Cambria Math"/>
                                    <w:i/>
                                    <w:color w:val="000000"/>
                                    <w:szCs w:val="21"/>
                                  </w:rPr>
                                </m:ctrlPr>
                              </m:dPr>
                              <m:e>
                                <m:r>
                                  <m:rPr>
                                    <m:sty m:val="b"/>
                                  </m:rPr>
                                  <w:rPr>
                                    <w:rFonts w:ascii="Cambria Math" w:hAnsi="Cambria Math" w:hint="eastAsia"/>
                                    <w:color w:val="000000"/>
                                    <w:szCs w:val="21"/>
                                  </w:rPr>
                                  <m:t>x</m:t>
                                </m:r>
                              </m:e>
                            </m:d>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f</m:t>
                                </m:r>
                              </m:e>
                              <m:sub>
                                <m:r>
                                  <w:rPr>
                                    <w:rFonts w:ascii="Cambria Math" w:hAnsi="Cambria Math"/>
                                    <w:color w:val="000000"/>
                                    <w:szCs w:val="21"/>
                                  </w:rPr>
                                  <m:t>2</m:t>
                                </m:r>
                              </m:sub>
                            </m:sSub>
                            <m:r>
                              <w:rPr>
                                <w:rFonts w:ascii="Cambria Math" w:hAnsi="Cambria Math"/>
                                <w:color w:val="000000"/>
                                <w:szCs w:val="21"/>
                              </w:rPr>
                              <m:t>​</m:t>
                            </m:r>
                            <m:d>
                              <m:dPr>
                                <m:ctrlPr>
                                  <w:rPr>
                                    <w:rFonts w:ascii="Cambria Math" w:hAnsi="Cambria Math"/>
                                    <w:i/>
                                    <w:color w:val="000000"/>
                                    <w:szCs w:val="21"/>
                                  </w:rPr>
                                </m:ctrlPr>
                              </m:dPr>
                              <m:e>
                                <m:r>
                                  <m:rPr>
                                    <m:sty m:val="b"/>
                                  </m:rPr>
                                  <w:rPr>
                                    <w:rFonts w:ascii="Cambria Math" w:hAnsi="Cambria Math" w:hint="eastAsia"/>
                                    <w:color w:val="000000"/>
                                    <w:szCs w:val="21"/>
                                  </w:rPr>
                                  <m:t>x</m:t>
                                </m:r>
                              </m:e>
                            </m:d>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f</m:t>
                                </m:r>
                              </m:e>
                              <m:sub>
                                <m:r>
                                  <w:rPr>
                                    <w:rFonts w:ascii="Cambria Math" w:hAnsi="Cambria Math"/>
                                    <w:color w:val="000000"/>
                                    <w:szCs w:val="21"/>
                                  </w:rPr>
                                  <m:t>3</m:t>
                                </m:r>
                              </m:sub>
                            </m:sSub>
                            <m:r>
                              <w:rPr>
                                <w:rFonts w:ascii="Cambria Math" w:hAnsi="Cambria Math"/>
                                <w:color w:val="000000"/>
                                <w:szCs w:val="21"/>
                              </w:rPr>
                              <m:t>​</m:t>
                            </m:r>
                            <m:d>
                              <m:dPr>
                                <m:ctrlPr>
                                  <w:rPr>
                                    <w:rFonts w:ascii="Cambria Math" w:hAnsi="Cambria Math"/>
                                    <w:i/>
                                    <w:color w:val="000000"/>
                                    <w:szCs w:val="21"/>
                                  </w:rPr>
                                </m:ctrlPr>
                              </m:dPr>
                              <m:e>
                                <m:r>
                                  <m:rPr>
                                    <m:sty m:val="b"/>
                                  </m:rPr>
                                  <w:rPr>
                                    <w:rFonts w:ascii="Cambria Math" w:hAnsi="Cambria Math" w:hint="eastAsia"/>
                                    <w:color w:val="000000"/>
                                    <w:szCs w:val="21"/>
                                  </w:rPr>
                                  <m:t>x</m:t>
                                </m:r>
                              </m:e>
                            </m:d>
                          </m:e>
                        </m:d>
                      </m:e>
                      <m:sup>
                        <m:r>
                          <w:rPr>
                            <w:rFonts w:ascii="Cambria Math" w:hAnsi="Cambria Math"/>
                            <w:color w:val="000000"/>
                            <w:szCs w:val="21"/>
                          </w:rPr>
                          <m:t>⊤</m:t>
                        </m:r>
                      </m:sup>
                    </m:sSup>
                    <m:r>
                      <m:rPr>
                        <m:sty m:val="bi"/>
                      </m:rP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7</m:t>
                        </m:r>
                      </m:e>
                    </m:d>
                    <m:ctrlPr>
                      <w:rPr>
                        <w:rFonts w:ascii="Cambria Math" w:hAnsi="Cambria Math"/>
                        <w:b/>
                        <w:i/>
                        <w:color w:val="000000"/>
                        <w:szCs w:val="21"/>
                      </w:rPr>
                    </m:ctrlPr>
                  </m:e>
                </m:eqArr>
              </m:oMath>
            </m:oMathPara>
          </w:p>
          <w:p w14:paraId="7BD708EC" w14:textId="77777777" w:rsidR="00196251" w:rsidRDefault="00196251" w:rsidP="00196251">
            <w:pPr>
              <w:ind w:firstLineChars="0" w:firstLine="420"/>
              <w:rPr>
                <w:rFonts w:asciiTheme="minorEastAsia" w:hAnsiTheme="minorEastAsia" w:hint="eastAsia"/>
                <w:color w:val="000000"/>
                <w:szCs w:val="21"/>
              </w:rPr>
            </w:pPr>
            <w:r>
              <w:rPr>
                <w:rFonts w:asciiTheme="minorEastAsia" w:hAnsiTheme="minorEastAsia" w:hint="eastAsia"/>
                <w:color w:val="000000"/>
                <w:szCs w:val="21"/>
              </w:rPr>
              <w:t>其中，</w:t>
            </w:r>
            <m:oMath>
              <m:sSub>
                <m:sSubPr>
                  <m:ctrlPr>
                    <w:rPr>
                      <w:rFonts w:ascii="Cambria Math" w:hAnsi="Cambria Math"/>
                      <w:i/>
                      <w:color w:val="000000"/>
                      <w:szCs w:val="21"/>
                    </w:rPr>
                  </m:ctrlPr>
                </m:sSubPr>
                <m:e>
                  <m:r>
                    <w:rPr>
                      <w:rFonts w:ascii="Cambria Math" w:hAnsi="Cambria Math"/>
                      <w:color w:val="000000"/>
                      <w:szCs w:val="21"/>
                    </w:rPr>
                    <m:t>f</m:t>
                  </m:r>
                </m:e>
                <m:sub>
                  <m:r>
                    <w:rPr>
                      <w:rFonts w:ascii="Cambria Math" w:hAnsi="Cambria Math"/>
                      <w:color w:val="000000"/>
                      <w:szCs w:val="21"/>
                    </w:rPr>
                    <m:t>1</m:t>
                  </m:r>
                </m:sub>
              </m:sSub>
              <m:r>
                <w:rPr>
                  <w:rFonts w:ascii="Cambria Math" w:hAnsi="Cambria Math"/>
                  <w:color w:val="000000"/>
                  <w:szCs w:val="21"/>
                </w:rPr>
                <m:t>​(</m:t>
              </m:r>
              <m:r>
                <m:rPr>
                  <m:sty m:val="b"/>
                </m:rPr>
                <w:rPr>
                  <w:rFonts w:ascii="Cambria Math" w:hAnsi="Cambria Math" w:hint="eastAsia"/>
                  <w:color w:val="000000"/>
                  <w:szCs w:val="21"/>
                </w:rPr>
                <m:t>x</m:t>
              </m:r>
              <m:r>
                <w:rPr>
                  <w:rFonts w:ascii="Cambria Math" w:hAnsi="Cambria Math"/>
                  <w:color w:val="000000"/>
                  <w:szCs w:val="21"/>
                </w:rPr>
                <m:t>)</m:t>
              </m:r>
            </m:oMath>
            <w:r>
              <w:rPr>
                <w:rFonts w:asciiTheme="minorEastAsia" w:hAnsiTheme="minorEastAsia" w:hint="eastAsia"/>
                <w:color w:val="000000"/>
                <w:szCs w:val="21"/>
              </w:rPr>
              <w:t xml:space="preserve"> 指代产量目标，在这里可以将其转换为最小化形式，即</w:t>
            </w:r>
            <m:oMath>
              <m:sSub>
                <m:sSubPr>
                  <m:ctrlPr>
                    <w:rPr>
                      <w:rFonts w:ascii="Cambria Math" w:hAnsi="Cambria Math"/>
                      <w:i/>
                      <w:color w:val="000000"/>
                      <w:szCs w:val="21"/>
                    </w:rPr>
                  </m:ctrlPr>
                </m:sSubPr>
                <m:e>
                  <m:acc>
                    <m:accPr>
                      <m:chr m:val="̃"/>
                      <m:ctrlPr>
                        <w:rPr>
                          <w:rFonts w:ascii="Cambria Math" w:hAnsi="Cambria Math"/>
                          <w:i/>
                          <w:color w:val="000000"/>
                          <w:szCs w:val="21"/>
                        </w:rPr>
                      </m:ctrlPr>
                    </m:accPr>
                    <m:e>
                      <m:r>
                        <w:rPr>
                          <w:rFonts w:ascii="Cambria Math" w:hAnsi="Cambria Math"/>
                          <w:color w:val="000000"/>
                          <w:szCs w:val="21"/>
                        </w:rPr>
                        <m:t>f</m:t>
                      </m:r>
                    </m:e>
                  </m:acc>
                </m:e>
                <m:sub>
                  <m:r>
                    <w:rPr>
                      <w:rFonts w:ascii="Cambria Math" w:hAnsi="Cambria Math"/>
                      <w:color w:val="000000"/>
                      <w:szCs w:val="21"/>
                    </w:rPr>
                    <m:t>1</m:t>
                  </m:r>
                </m:sub>
              </m:sSub>
              <m:r>
                <w:rPr>
                  <w:rFonts w:ascii="Cambria Math" w:hAnsi="Cambria Math"/>
                  <w:color w:val="000000"/>
                  <w:szCs w:val="21"/>
                </w:rPr>
                <m:t>​</m:t>
              </m:r>
              <m:d>
                <m:dPr>
                  <m:ctrlPr>
                    <w:rPr>
                      <w:rFonts w:ascii="Cambria Math" w:hAnsi="Cambria Math"/>
                      <w:i/>
                      <w:color w:val="000000"/>
                      <w:szCs w:val="21"/>
                    </w:rPr>
                  </m:ctrlPr>
                </m:dPr>
                <m:e>
                  <m:r>
                    <m:rPr>
                      <m:sty m:val="b"/>
                    </m:rPr>
                    <w:rPr>
                      <w:rFonts w:ascii="Cambria Math" w:hAnsi="Cambria Math" w:hint="eastAsia"/>
                      <w:color w:val="000000"/>
                      <w:szCs w:val="21"/>
                    </w:rPr>
                    <m:t>x</m:t>
                  </m:r>
                </m:e>
              </m:d>
              <m:r>
                <w:rPr>
                  <w:rFonts w:ascii="Cambria Math" w:hAnsi="Cambria Math"/>
                  <w:color w:val="000000"/>
                  <w:szCs w:val="21"/>
                </w:rPr>
                <m:t>=-Y(</m:t>
              </m:r>
              <m:r>
                <m:rPr>
                  <m:sty m:val="b"/>
                </m:rPr>
                <w:rPr>
                  <w:rFonts w:ascii="Cambria Math" w:hAnsi="Cambria Math" w:hint="eastAsia"/>
                  <w:color w:val="000000"/>
                  <w:szCs w:val="21"/>
                </w:rPr>
                <m:t>x</m:t>
              </m:r>
              <m:r>
                <w:rPr>
                  <w:rFonts w:ascii="Cambria Math" w:hAnsi="Cambria Math"/>
                  <w:color w:val="000000"/>
                  <w:szCs w:val="21"/>
                </w:rPr>
                <m:t>)</m:t>
              </m:r>
            </m:oMath>
            <w:r>
              <w:rPr>
                <w:rFonts w:asciiTheme="minorEastAsia" w:hAnsiTheme="minorEastAsia" w:hint="eastAsia"/>
                <w:color w:val="000000"/>
                <w:szCs w:val="21"/>
              </w:rPr>
              <w:t>；</w:t>
            </w:r>
            <m:oMath>
              <m:sSub>
                <m:sSubPr>
                  <m:ctrlPr>
                    <w:rPr>
                      <w:rFonts w:ascii="Cambria Math" w:hAnsi="Cambria Math"/>
                      <w:i/>
                      <w:color w:val="000000"/>
                      <w:szCs w:val="21"/>
                    </w:rPr>
                  </m:ctrlPr>
                </m:sSubPr>
                <m:e>
                  <m:r>
                    <w:rPr>
                      <w:rFonts w:ascii="Cambria Math" w:hAnsi="Cambria Math"/>
                      <w:color w:val="000000"/>
                      <w:szCs w:val="21"/>
                    </w:rPr>
                    <m:t>f</m:t>
                  </m:r>
                </m:e>
                <m:sub>
                  <m:r>
                    <w:rPr>
                      <w:rFonts w:ascii="Cambria Math" w:hAnsi="Cambria Math"/>
                      <w:color w:val="000000"/>
                      <w:szCs w:val="21"/>
                    </w:rPr>
                    <m:t>2</m:t>
                  </m:r>
                </m:sub>
              </m:sSub>
              <m:r>
                <w:rPr>
                  <w:rFonts w:ascii="Cambria Math" w:hAnsi="Cambria Math"/>
                  <w:color w:val="000000"/>
                  <w:szCs w:val="21"/>
                </w:rPr>
                <m:t>​(</m:t>
              </m:r>
              <m:r>
                <m:rPr>
                  <m:sty m:val="b"/>
                </m:rPr>
                <w:rPr>
                  <w:rFonts w:ascii="Cambria Math" w:hAnsi="Cambria Math" w:hint="eastAsia"/>
                  <w:color w:val="000000"/>
                  <w:szCs w:val="21"/>
                </w:rPr>
                <m:t>x</m:t>
              </m:r>
              <m:r>
                <w:rPr>
                  <w:rFonts w:ascii="Cambria Math" w:hAnsi="Cambria Math"/>
                  <w:color w:val="000000"/>
                  <w:szCs w:val="21"/>
                </w:rPr>
                <m:t>)</m:t>
              </m:r>
            </m:oMath>
            <w:r>
              <w:rPr>
                <w:rFonts w:asciiTheme="minorEastAsia" w:hAnsiTheme="minorEastAsia" w:hint="eastAsia"/>
                <w:color w:val="000000"/>
                <w:szCs w:val="21"/>
              </w:rPr>
              <w:t xml:space="preserve"> 指代环境影响目标，在农业实践中，主要考虑氮肥的施放对环境的影响，即氮素问题；</w:t>
            </w:r>
            <m:oMath>
              <m:sSub>
                <m:sSubPr>
                  <m:ctrlPr>
                    <w:rPr>
                      <w:rFonts w:ascii="Cambria Math" w:hAnsi="Cambria Math"/>
                      <w:i/>
                      <w:color w:val="000000"/>
                      <w:szCs w:val="21"/>
                    </w:rPr>
                  </m:ctrlPr>
                </m:sSubPr>
                <m:e>
                  <m:r>
                    <w:rPr>
                      <w:rFonts w:ascii="Cambria Math" w:hAnsi="Cambria Math"/>
                      <w:color w:val="000000"/>
                      <w:szCs w:val="21"/>
                    </w:rPr>
                    <m:t>f</m:t>
                  </m:r>
                </m:e>
                <m:sub>
                  <m:r>
                    <w:rPr>
                      <w:rFonts w:ascii="Cambria Math" w:hAnsi="Cambria Math"/>
                      <w:color w:val="000000"/>
                      <w:szCs w:val="21"/>
                    </w:rPr>
                    <m:t>3</m:t>
                  </m:r>
                </m:sub>
              </m:sSub>
              <m:r>
                <w:rPr>
                  <w:rFonts w:ascii="Cambria Math" w:hAnsi="Cambria Math"/>
                  <w:color w:val="000000"/>
                  <w:szCs w:val="21"/>
                </w:rPr>
                <m:t>​(</m:t>
              </m:r>
              <m:r>
                <m:rPr>
                  <m:sty m:val="b"/>
                </m:rPr>
                <w:rPr>
                  <w:rFonts w:ascii="Cambria Math" w:hAnsi="Cambria Math" w:hint="eastAsia"/>
                  <w:color w:val="000000"/>
                  <w:szCs w:val="21"/>
                </w:rPr>
                <m:t>x</m:t>
              </m:r>
              <m:r>
                <w:rPr>
                  <w:rFonts w:ascii="Cambria Math" w:hAnsi="Cambria Math"/>
                  <w:color w:val="000000"/>
                  <w:szCs w:val="21"/>
                </w:rPr>
                <m:t>)</m:t>
              </m:r>
            </m:oMath>
            <w:r>
              <w:rPr>
                <w:rFonts w:asciiTheme="minorEastAsia" w:hAnsiTheme="minorEastAsia" w:hint="eastAsia"/>
                <w:color w:val="000000"/>
                <w:szCs w:val="21"/>
              </w:rPr>
              <w:t xml:space="preserve"> 指</w:t>
            </w:r>
            <w:proofErr w:type="gramStart"/>
            <w:r>
              <w:rPr>
                <w:rFonts w:asciiTheme="minorEastAsia" w:hAnsiTheme="minorEastAsia" w:hint="eastAsia"/>
                <w:color w:val="000000"/>
                <w:szCs w:val="21"/>
              </w:rPr>
              <w:t>代成本</w:t>
            </w:r>
            <w:proofErr w:type="gramEnd"/>
            <w:r>
              <w:rPr>
                <w:rFonts w:asciiTheme="minorEastAsia" w:hAnsiTheme="minorEastAsia" w:hint="eastAsia"/>
                <w:color w:val="000000"/>
                <w:szCs w:val="21"/>
              </w:rPr>
              <w:t>目标。下面逐一给出适应度的实现方法。</w:t>
            </w:r>
          </w:p>
          <w:p w14:paraId="037E365B" w14:textId="77777777" w:rsidR="00196251" w:rsidRDefault="00196251" w:rsidP="00196251">
            <w:pPr>
              <w:ind w:firstLineChars="0" w:firstLine="420"/>
              <w:rPr>
                <w:rFonts w:asciiTheme="minorEastAsia" w:hAnsiTheme="minorEastAsia" w:hint="eastAsia"/>
                <w:color w:val="000000"/>
                <w:szCs w:val="21"/>
              </w:rPr>
            </w:pPr>
            <w:r w:rsidRPr="00005CDD">
              <w:rPr>
                <w:rFonts w:asciiTheme="minorEastAsia" w:hAnsiTheme="minorEastAsia" w:hint="eastAsia"/>
                <w:b/>
                <w:bCs/>
                <w:color w:val="000000"/>
                <w:szCs w:val="21"/>
              </w:rPr>
              <w:t>产量</w:t>
            </w:r>
            <w:r>
              <w:rPr>
                <w:rFonts w:asciiTheme="minorEastAsia" w:hAnsiTheme="minorEastAsia" w:hint="eastAsia"/>
                <w:b/>
                <w:bCs/>
                <w:color w:val="000000"/>
                <w:szCs w:val="21"/>
              </w:rPr>
              <w:t xml:space="preserve">  </w:t>
            </w:r>
            <w:r w:rsidRPr="0011515F">
              <w:rPr>
                <w:rFonts w:asciiTheme="minorEastAsia" w:hAnsiTheme="minorEastAsia" w:hint="eastAsia"/>
                <w:color w:val="000000"/>
                <w:szCs w:val="21"/>
              </w:rPr>
              <w:t xml:space="preserve">目前有许多作物模型可用作优化目标函数，而 </w:t>
            </w:r>
            <w:r w:rsidRPr="00851DD2">
              <w:rPr>
                <w:rFonts w:cs="Times New Roman"/>
                <w:color w:val="000000"/>
                <w:szCs w:val="21"/>
              </w:rPr>
              <w:t>DSSAT</w:t>
            </w:r>
            <w:r w:rsidRPr="0011515F">
              <w:rPr>
                <w:rFonts w:asciiTheme="minorEastAsia" w:hAnsiTheme="minorEastAsia" w:hint="eastAsia"/>
                <w:color w:val="000000"/>
                <w:szCs w:val="21"/>
              </w:rPr>
              <w:t xml:space="preserve"> 无疑是最佳选择，因为它易于使用且经过充分验证。用户通过输入定义的土壤、气象、品种和作物管理文件来运行模型，该模型模拟在管理条件下，同一地块上作物的生长、发育和产量，以及在不同耕作制度下土壤水分、碳和氮随时间的变化。</w:t>
            </w:r>
            <w:r w:rsidRPr="00C35D12">
              <w:rPr>
                <w:rFonts w:asciiTheme="minorEastAsia" w:hAnsiTheme="minorEastAsia" w:hint="eastAsia"/>
                <w:color w:val="000000"/>
                <w:szCs w:val="21"/>
              </w:rPr>
              <w:t xml:space="preserve">但单次 </w:t>
            </w:r>
            <w:r w:rsidRPr="00C35D12">
              <w:rPr>
                <w:rFonts w:cs="Times New Roman"/>
                <w:color w:val="000000"/>
                <w:szCs w:val="21"/>
              </w:rPr>
              <w:t>DSSAT</w:t>
            </w:r>
            <w:r w:rsidRPr="00C35D12">
              <w:rPr>
                <w:rFonts w:asciiTheme="minorEastAsia" w:hAnsiTheme="minorEastAsia" w:hint="eastAsia"/>
                <w:color w:val="000000"/>
                <w:szCs w:val="21"/>
              </w:rPr>
              <w:t xml:space="preserve"> 模拟较慢，不能在进化循环中频繁调用。</w:t>
            </w:r>
            <w:r>
              <w:rPr>
                <w:rFonts w:asciiTheme="minorEastAsia" w:hAnsiTheme="minorEastAsia" w:hint="eastAsia"/>
                <w:color w:val="000000"/>
                <w:szCs w:val="21"/>
              </w:rPr>
              <w:t>本文</w:t>
            </w:r>
            <w:r w:rsidRPr="00AA0186">
              <w:rPr>
                <w:rFonts w:asciiTheme="minorEastAsia" w:hAnsiTheme="minorEastAsia" w:hint="eastAsia"/>
                <w:color w:val="000000"/>
                <w:szCs w:val="21"/>
              </w:rPr>
              <w:t>采用代理模型</w:t>
            </w:r>
            <m:oMath>
              <m:acc>
                <m:accPr>
                  <m:ctrlPr>
                    <w:rPr>
                      <w:rFonts w:ascii="Cambria Math" w:hAnsi="Cambria Math"/>
                      <w:i/>
                      <w:color w:val="000000"/>
                      <w:szCs w:val="21"/>
                    </w:rPr>
                  </m:ctrlPr>
                </m:accPr>
                <m:e>
                  <m:r>
                    <w:rPr>
                      <w:rFonts w:ascii="Cambria Math" w:hAnsi="Cambria Math"/>
                      <w:color w:val="000000"/>
                      <w:szCs w:val="21"/>
                    </w:rPr>
                    <m:t>Y</m:t>
                  </m:r>
                </m:e>
              </m:acc>
              <m:r>
                <w:rPr>
                  <w:rFonts w:ascii="Cambria Math" w:hAnsi="Cambria Math"/>
                  <w:color w:val="000000"/>
                  <w:szCs w:val="21"/>
                </w:rPr>
                <m:t>(</m:t>
              </m:r>
              <m:r>
                <m:rPr>
                  <m:sty m:val="b"/>
                </m:rPr>
                <w:rPr>
                  <w:rFonts w:ascii="Cambria Math" w:hAnsi="Cambria Math" w:hint="eastAsia"/>
                  <w:color w:val="000000"/>
                  <w:szCs w:val="21"/>
                </w:rPr>
                <m:t>x</m:t>
              </m:r>
              <m:r>
                <w:rPr>
                  <w:rFonts w:ascii="Cambria Math" w:hAnsi="Cambria Math"/>
                  <w:color w:val="000000"/>
                  <w:szCs w:val="21"/>
                </w:rPr>
                <m:t>)</m:t>
              </m:r>
            </m:oMath>
            <w:r w:rsidRPr="00AA0186">
              <w:rPr>
                <w:rFonts w:asciiTheme="minorEastAsia" w:hAnsiTheme="minorEastAsia" w:hint="eastAsia"/>
                <w:color w:val="000000"/>
                <w:szCs w:val="21"/>
              </w:rPr>
              <w:t xml:space="preserve">来近似 </w:t>
            </w:r>
            <w:r w:rsidRPr="004A74AA">
              <w:rPr>
                <w:rFonts w:cs="Times New Roman"/>
                <w:color w:val="000000"/>
                <w:szCs w:val="21"/>
              </w:rPr>
              <w:t>DSSAT</w:t>
            </w:r>
            <w:r w:rsidRPr="00AA0186">
              <w:rPr>
                <w:rFonts w:asciiTheme="minorEastAsia" w:hAnsiTheme="minorEastAsia" w:hint="eastAsia"/>
                <w:color w:val="000000"/>
                <w:szCs w:val="21"/>
              </w:rPr>
              <w:t xml:space="preserve"> 输出，并在算法运行中主要使用 </w:t>
            </w:r>
            <m:oMath>
              <m:acc>
                <m:accPr>
                  <m:ctrlPr>
                    <w:rPr>
                      <w:rFonts w:ascii="Cambria Math" w:hAnsi="Cambria Math"/>
                      <w:i/>
                      <w:color w:val="000000"/>
                      <w:szCs w:val="21"/>
                    </w:rPr>
                  </m:ctrlPr>
                </m:accPr>
                <m:e>
                  <m:r>
                    <w:rPr>
                      <w:rFonts w:ascii="Cambria Math" w:hAnsi="Cambria Math"/>
                      <w:color w:val="000000"/>
                      <w:szCs w:val="21"/>
                    </w:rPr>
                    <m:t>Y</m:t>
                  </m:r>
                </m:e>
              </m:acc>
            </m:oMath>
            <w:r>
              <w:rPr>
                <w:rFonts w:asciiTheme="minorEastAsia" w:hAnsiTheme="minorEastAsia" w:hint="eastAsia"/>
                <w:color w:val="000000"/>
                <w:szCs w:val="21"/>
              </w:rPr>
              <w:t>，</w:t>
            </w:r>
            <w:r w:rsidRPr="00356876">
              <w:rPr>
                <w:rFonts w:asciiTheme="minorEastAsia" w:hAnsiTheme="minorEastAsia" w:hint="eastAsia"/>
                <w:color w:val="000000"/>
                <w:szCs w:val="21"/>
              </w:rPr>
              <w:t>同时采用基于不确定性的泛化策略</w:t>
            </w:r>
            <w:r>
              <w:rPr>
                <w:rFonts w:asciiTheme="minorEastAsia" w:hAnsiTheme="minorEastAsia" w:hint="eastAsia"/>
                <w:color w:val="000000"/>
                <w:szCs w:val="21"/>
              </w:rPr>
              <w:t>，</w:t>
            </w:r>
            <w:r w:rsidRPr="00F906E2">
              <w:rPr>
                <w:rFonts w:asciiTheme="minorEastAsia" w:hAnsiTheme="minorEastAsia" w:hint="eastAsia"/>
                <w:color w:val="000000"/>
                <w:szCs w:val="21"/>
              </w:rPr>
              <w:t>以预算内的高</w:t>
            </w:r>
            <w:proofErr w:type="gramStart"/>
            <w:r w:rsidRPr="00F906E2">
              <w:rPr>
                <w:rFonts w:asciiTheme="minorEastAsia" w:hAnsiTheme="minorEastAsia" w:hint="eastAsia"/>
                <w:color w:val="000000"/>
                <w:szCs w:val="21"/>
              </w:rPr>
              <w:t>置信度点替换</w:t>
            </w:r>
            <w:proofErr w:type="gramEnd"/>
            <w:r w:rsidRPr="00F906E2">
              <w:rPr>
                <w:rFonts w:asciiTheme="minorEastAsia" w:hAnsiTheme="minorEastAsia" w:hint="eastAsia"/>
                <w:color w:val="000000"/>
                <w:szCs w:val="21"/>
              </w:rPr>
              <w:t>代理</w:t>
            </w:r>
            <w:r>
              <w:rPr>
                <w:rFonts w:asciiTheme="minorEastAsia" w:hAnsiTheme="minorEastAsia" w:hint="eastAsia"/>
                <w:color w:val="000000"/>
                <w:szCs w:val="21"/>
              </w:rPr>
              <w:t>，</w:t>
            </w:r>
            <w:r w:rsidRPr="00F906E2">
              <w:rPr>
                <w:rFonts w:asciiTheme="minorEastAsia" w:hAnsiTheme="minorEastAsia" w:hint="eastAsia"/>
                <w:color w:val="000000"/>
                <w:szCs w:val="21"/>
              </w:rPr>
              <w:t>控制代理偏差</w:t>
            </w:r>
            <w:r w:rsidRPr="00CD6257">
              <w:rPr>
                <w:rFonts w:cs="Times New Roman"/>
                <w:color w:val="000000"/>
                <w:szCs w:val="21"/>
              </w:rPr>
              <w:fldChar w:fldCharType="begin"/>
            </w:r>
            <w:r w:rsidRPr="00CD6257">
              <w:rPr>
                <w:rFonts w:cs="Times New Roman"/>
                <w:color w:val="000000"/>
                <w:szCs w:val="21"/>
              </w:rPr>
              <w:instrText xml:space="preserve"> REF _Ref208266355 \r \h </w:instrText>
            </w:r>
            <w:r>
              <w:rPr>
                <w:rFonts w:cs="Times New Roman"/>
                <w:color w:val="000000"/>
                <w:szCs w:val="21"/>
              </w:rPr>
              <w:instrText xml:space="preserve"> \* MERGEFORMAT </w:instrText>
            </w:r>
            <w:r w:rsidRPr="00CD6257">
              <w:rPr>
                <w:rFonts w:cs="Times New Roman"/>
                <w:color w:val="000000"/>
                <w:szCs w:val="21"/>
              </w:rPr>
            </w:r>
            <w:r w:rsidRPr="00CD6257">
              <w:rPr>
                <w:rFonts w:cs="Times New Roman"/>
                <w:color w:val="000000"/>
                <w:szCs w:val="21"/>
              </w:rPr>
              <w:fldChar w:fldCharType="separate"/>
            </w:r>
            <w:r w:rsidRPr="00CD6257">
              <w:rPr>
                <w:rFonts w:cs="Times New Roman"/>
                <w:color w:val="000000"/>
                <w:szCs w:val="21"/>
              </w:rPr>
              <w:t xml:space="preserve">[11] </w:t>
            </w:r>
            <w:r w:rsidRPr="00CD6257">
              <w:rPr>
                <w:rFonts w:cs="Times New Roman"/>
                <w:color w:val="000000"/>
                <w:szCs w:val="21"/>
              </w:rPr>
              <w:fldChar w:fldCharType="end"/>
            </w:r>
            <w:r>
              <w:rPr>
                <w:rFonts w:asciiTheme="minorEastAsia" w:hAnsiTheme="minorEastAsia" w:hint="eastAsia"/>
                <w:color w:val="000000"/>
                <w:szCs w:val="21"/>
              </w:rPr>
              <w:t>。</w:t>
            </w:r>
          </w:p>
          <w:p w14:paraId="1BF7F4D6" w14:textId="77777777" w:rsidR="00196251" w:rsidRDefault="00196251" w:rsidP="00196251">
            <w:pPr>
              <w:ind w:firstLine="420"/>
              <w:rPr>
                <w:rFonts w:cs="Times New Roman"/>
              </w:rPr>
            </w:pPr>
            <w:r w:rsidRPr="00AA0186">
              <w:rPr>
                <w:rFonts w:hint="eastAsia"/>
              </w:rPr>
              <w:t>代理模型</w:t>
            </w:r>
            <w:r>
              <w:rPr>
                <w:rFonts w:hint="eastAsia"/>
              </w:rPr>
              <w:t>选择</w:t>
            </w:r>
            <w:r>
              <w:rPr>
                <w:rFonts w:hint="eastAsia"/>
              </w:rPr>
              <w:t xml:space="preserve"> </w:t>
            </w:r>
            <w:r w:rsidRPr="0039249A">
              <w:rPr>
                <w:rFonts w:cs="Times New Roman"/>
              </w:rPr>
              <w:t>LightGBM</w:t>
            </w:r>
            <w:r>
              <w:rPr>
                <w:rFonts w:cs="Times New Roman" w:hint="eastAsia"/>
              </w:rPr>
              <w:t xml:space="preserve"> </w:t>
            </w:r>
            <w:r w:rsidRPr="008E75DD">
              <w:rPr>
                <w:rFonts w:cs="Times New Roman" w:hint="eastAsia"/>
              </w:rPr>
              <w:t>（</w:t>
            </w:r>
            <w:r w:rsidRPr="008E75DD">
              <w:rPr>
                <w:rFonts w:cs="Times New Roman" w:hint="eastAsia"/>
              </w:rPr>
              <w:t>Light Gradient Boosting Machine</w:t>
            </w:r>
            <w:r w:rsidRPr="008E75DD">
              <w:rPr>
                <w:rFonts w:cs="Times New Roman" w:hint="eastAsia"/>
              </w:rPr>
              <w:t>）</w:t>
            </w:r>
            <w:r>
              <w:rPr>
                <w:rFonts w:cs="Times New Roman" w:hint="eastAsia"/>
              </w:rPr>
              <w:t>模型</w:t>
            </w:r>
            <w:r>
              <w:rPr>
                <w:rFonts w:cs="Times New Roman"/>
              </w:rPr>
              <w:fldChar w:fldCharType="begin"/>
            </w:r>
            <w:r>
              <w:rPr>
                <w:rFonts w:cs="Times New Roman"/>
              </w:rPr>
              <w:instrText xml:space="preserve"> </w:instrText>
            </w:r>
            <w:r>
              <w:rPr>
                <w:rFonts w:cs="Times New Roman" w:hint="eastAsia"/>
              </w:rPr>
              <w:instrText>REF _Ref208266371 \r \h</w:instrText>
            </w:r>
            <w:r>
              <w:rPr>
                <w:rFonts w:cs="Times New Roman"/>
              </w:rPr>
              <w:instrText xml:space="preserve"> </w:instrText>
            </w:r>
            <w:r>
              <w:rPr>
                <w:rFonts w:cs="Times New Roman"/>
              </w:rPr>
            </w:r>
            <w:r>
              <w:rPr>
                <w:rFonts w:cs="Times New Roman"/>
              </w:rPr>
              <w:fldChar w:fldCharType="separate"/>
            </w:r>
            <w:r>
              <w:rPr>
                <w:rFonts w:cs="Times New Roman"/>
              </w:rPr>
              <w:t xml:space="preserve">[12] </w:t>
            </w:r>
            <w:r>
              <w:rPr>
                <w:rFonts w:cs="Times New Roman"/>
              </w:rPr>
              <w:fldChar w:fldCharType="end"/>
            </w:r>
            <w:r>
              <w:rPr>
                <w:rFonts w:cs="Times New Roman" w:hint="eastAsia"/>
              </w:rPr>
              <w:t>，</w:t>
            </w:r>
            <w:r w:rsidRPr="00162EB7">
              <w:rPr>
                <w:rFonts w:cs="Times New Roman" w:hint="eastAsia"/>
              </w:rPr>
              <w:t>是由微软提出的一种基于梯度提升树的高效实现</w:t>
            </w:r>
            <w:r>
              <w:rPr>
                <w:rFonts w:cs="Times New Roman" w:hint="eastAsia"/>
              </w:rPr>
              <w:t>，</w:t>
            </w:r>
            <w:r w:rsidRPr="00162EB7">
              <w:rPr>
                <w:rFonts w:cs="Times New Roman" w:hint="eastAsia"/>
              </w:rPr>
              <w:t>采用基于直方图的分裂方法</w:t>
            </w:r>
            <w:r>
              <w:rPr>
                <w:rFonts w:cs="Times New Roman" w:hint="eastAsia"/>
              </w:rPr>
              <w:t>，</w:t>
            </w:r>
            <w:r w:rsidRPr="00162EB7">
              <w:rPr>
                <w:rFonts w:cs="Times New Roman" w:hint="eastAsia"/>
              </w:rPr>
              <w:t>大幅降低了训练时间与内存占用</w:t>
            </w:r>
            <w:r>
              <w:rPr>
                <w:rFonts w:cs="Times New Roman" w:hint="eastAsia"/>
              </w:rPr>
              <w:t>，同时</w:t>
            </w:r>
            <w:r w:rsidRPr="004E4847">
              <w:rPr>
                <w:rFonts w:cs="Times New Roman" w:hint="eastAsia"/>
              </w:rPr>
              <w:t>能有效应对非线性和多维特征交互关系</w:t>
            </w:r>
            <w:r>
              <w:rPr>
                <w:rFonts w:cs="Times New Roman" w:hint="eastAsia"/>
              </w:rPr>
              <w:t>。具体近似如下：</w:t>
            </w:r>
          </w:p>
          <w:p w14:paraId="12787CED" w14:textId="77777777" w:rsidR="00196251" w:rsidRPr="009171FD" w:rsidRDefault="00000000" w:rsidP="00196251">
            <w:pPr>
              <w:spacing w:line="240" w:lineRule="auto"/>
              <w:ind w:firstLine="420"/>
              <w:rPr>
                <w:rFonts w:cs="Times New Roman"/>
                <w:color w:val="000000"/>
                <w:szCs w:val="21"/>
              </w:rPr>
            </w:pPr>
            <m:oMathPara>
              <m:oMath>
                <m:eqArr>
                  <m:eqArrPr>
                    <m:maxDist m:val="1"/>
                    <m:ctrlPr>
                      <w:rPr>
                        <w:rFonts w:ascii="Cambria Math" w:hAnsi="Cambria Math" w:cs="Times New Roman"/>
                        <w:i/>
                        <w:color w:val="000000"/>
                        <w:szCs w:val="21"/>
                      </w:rPr>
                    </m:ctrlPr>
                  </m:eqArrPr>
                  <m:e>
                    <m:acc>
                      <m:accPr>
                        <m:ctrlPr>
                          <w:rPr>
                            <w:rFonts w:ascii="Cambria Math" w:hAnsi="Cambria Math"/>
                            <w:i/>
                            <w:color w:val="000000"/>
                            <w:szCs w:val="21"/>
                          </w:rPr>
                        </m:ctrlPr>
                      </m:accPr>
                      <m:e>
                        <m:r>
                          <w:rPr>
                            <w:rFonts w:ascii="Cambria Math" w:hAnsi="Cambria Math"/>
                            <w:color w:val="000000"/>
                            <w:szCs w:val="21"/>
                          </w:rPr>
                          <m:t>Y</m:t>
                        </m:r>
                      </m:e>
                    </m:acc>
                    <m:d>
                      <m:dPr>
                        <m:ctrlPr>
                          <w:rPr>
                            <w:rFonts w:ascii="Cambria Math" w:hAnsi="Cambria Math"/>
                            <w:i/>
                          </w:rPr>
                        </m:ctrlPr>
                      </m:dPr>
                      <m:e>
                        <m:r>
                          <m:rPr>
                            <m:sty m:val="b"/>
                          </m:rPr>
                          <w:rPr>
                            <w:rFonts w:ascii="Cambria Math" w:hAnsi="Cambria Math" w:hint="eastAsia"/>
                            <w:color w:val="000000"/>
                            <w:szCs w:val="21"/>
                          </w:rPr>
                          <m:t>x</m:t>
                        </m:r>
                        <m:r>
                          <w:rPr>
                            <w:rFonts w:ascii="Cambria Math" w:hAnsi="Cambria Math" w:hint="eastAsia"/>
                          </w:rPr>
                          <m:t>;θ</m:t>
                        </m:r>
                      </m:e>
                    </m:d>
                    <m:r>
                      <w:rPr>
                        <w:rFonts w:ascii="Cambria Math" w:hAnsi="Cambria Math" w:hint="eastAsia"/>
                      </w:rPr>
                      <m:t>≈</m:t>
                    </m:r>
                    <m:sSup>
                      <m:sSupPr>
                        <m:ctrlPr>
                          <w:rPr>
                            <w:rFonts w:ascii="Cambria Math" w:hAnsi="Cambria Math"/>
                            <w:i/>
                          </w:rPr>
                        </m:ctrlPr>
                      </m:sSupPr>
                      <m:e>
                        <m:r>
                          <w:rPr>
                            <w:rFonts w:ascii="Cambria Math" w:hAnsi="Cambria Math" w:hint="eastAsia"/>
                          </w:rPr>
                          <m:t>Y</m:t>
                        </m:r>
                      </m:e>
                      <m:sup>
                        <m:r>
                          <w:rPr>
                            <w:rFonts w:ascii="Cambria Math" w:hAnsi="Cambria Math" w:hint="eastAsia"/>
                          </w:rPr>
                          <m:t>DSSAT</m:t>
                        </m:r>
                      </m:sup>
                    </m:sSup>
                    <m:d>
                      <m:dPr>
                        <m:ctrlPr>
                          <w:rPr>
                            <w:rFonts w:ascii="Cambria Math" w:hAnsi="Cambria Math"/>
                            <w:i/>
                          </w:rPr>
                        </m:ctrlPr>
                      </m:dPr>
                      <m:e>
                        <m:r>
                          <m:rPr>
                            <m:sty m:val="b"/>
                          </m:rPr>
                          <w:rPr>
                            <w:rFonts w:ascii="Cambria Math" w:hAnsi="Cambria Math" w:hint="eastAsia"/>
                            <w:color w:val="000000"/>
                            <w:szCs w:val="21"/>
                          </w:rPr>
                          <m:t>x</m:t>
                        </m:r>
                      </m:e>
                    </m:d>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8</m:t>
                        </m:r>
                      </m:e>
                    </m:d>
                    <m:ctrlPr>
                      <w:rPr>
                        <w:rFonts w:ascii="Cambria Math" w:hAnsi="Cambria Math"/>
                        <w:i/>
                        <w:color w:val="000000"/>
                        <w:szCs w:val="21"/>
                      </w:rPr>
                    </m:ctrlPr>
                  </m:e>
                </m:eqArr>
              </m:oMath>
            </m:oMathPara>
          </w:p>
          <w:p w14:paraId="335D5901" w14:textId="77777777" w:rsidR="00196251" w:rsidRDefault="00196251" w:rsidP="00196251">
            <w:pPr>
              <w:ind w:firstLine="420"/>
              <w:rPr>
                <w:rFonts w:cs="Times New Roman"/>
                <w:color w:val="000000"/>
                <w:szCs w:val="21"/>
              </w:rPr>
            </w:pPr>
            <w:r w:rsidRPr="00464014">
              <w:rPr>
                <w:rFonts w:hint="eastAsia"/>
              </w:rPr>
              <w:t>训练集由</w:t>
            </w:r>
            <w:r>
              <w:rPr>
                <w:rFonts w:hint="eastAsia"/>
              </w:rPr>
              <w:t xml:space="preserve"> </w:t>
            </w:r>
            <m:oMath>
              <m:r>
                <w:rPr>
                  <w:rFonts w:ascii="Cambria Math" w:hAnsi="Cambria Math"/>
                </w:rPr>
                <m:t>n</m:t>
              </m:r>
            </m:oMath>
            <w:r>
              <w:rPr>
                <w:rFonts w:hint="eastAsia"/>
              </w:rPr>
              <w:t xml:space="preserve"> </w:t>
            </w:r>
            <w:proofErr w:type="gramStart"/>
            <w:r>
              <w:rPr>
                <w:rFonts w:hint="eastAsia"/>
              </w:rPr>
              <w:t>个</w:t>
            </w:r>
            <w:proofErr w:type="gramEnd"/>
            <w:r>
              <w:rPr>
                <w:rFonts w:hint="eastAsia"/>
              </w:rPr>
              <w:t xml:space="preserve"> </w:t>
            </w:r>
            <w:r w:rsidRPr="00C35D12">
              <w:rPr>
                <w:rFonts w:cs="Times New Roman"/>
                <w:color w:val="000000"/>
                <w:szCs w:val="21"/>
              </w:rPr>
              <w:t>DSSAT</w:t>
            </w:r>
            <w:r>
              <w:rPr>
                <w:rFonts w:cs="Times New Roman" w:hint="eastAsia"/>
                <w:color w:val="000000"/>
                <w:szCs w:val="21"/>
              </w:rPr>
              <w:t xml:space="preserve"> </w:t>
            </w:r>
            <w:r>
              <w:rPr>
                <w:rFonts w:cs="Times New Roman" w:hint="eastAsia"/>
                <w:color w:val="000000"/>
                <w:szCs w:val="21"/>
              </w:rPr>
              <w:t>真值对</w:t>
            </w:r>
            <w:r>
              <w:rPr>
                <w:rFonts w:cs="Times New Roman" w:hint="eastAsia"/>
                <w:color w:val="000000"/>
                <w:szCs w:val="21"/>
              </w:rPr>
              <w:t xml:space="preserve"> </w:t>
            </w:r>
            <m:oMath>
              <m:r>
                <m:rPr>
                  <m:scr m:val="script"/>
                </m:rPr>
                <w:rPr>
                  <w:rFonts w:ascii="Cambria Math" w:hAnsi="Cambria Math" w:cs="Times New Roman"/>
                  <w:color w:val="000000"/>
                  <w:szCs w:val="21"/>
                </w:rPr>
                <m:t>D=</m:t>
              </m:r>
              <m:sSubSup>
                <m:sSubSupPr>
                  <m:ctrlPr>
                    <w:rPr>
                      <w:rFonts w:ascii="Cambria Math" w:hAnsi="Cambria Math" w:cs="Times New Roman"/>
                      <w:i/>
                      <w:color w:val="000000"/>
                      <w:szCs w:val="21"/>
                    </w:rPr>
                  </m:ctrlPr>
                </m:sSubSupPr>
                <m:e>
                  <m:r>
                    <w:rPr>
                      <w:rFonts w:ascii="Cambria Math" w:hAnsi="Cambria Math" w:cs="Times New Roman"/>
                      <w:color w:val="000000"/>
                      <w:szCs w:val="21"/>
                    </w:rPr>
                    <m:t>{(</m:t>
                  </m:r>
                  <m:sSup>
                    <m:sSupPr>
                      <m:ctrlPr>
                        <w:rPr>
                          <w:rFonts w:ascii="Cambria Math" w:hAnsi="Cambria Math"/>
                          <w:b/>
                          <w:bCs/>
                          <w:iCs/>
                          <w:color w:val="000000"/>
                          <w:szCs w:val="21"/>
                        </w:rPr>
                      </m:ctrlPr>
                    </m:sSupPr>
                    <m:e>
                      <m:r>
                        <m:rPr>
                          <m:sty m:val="b"/>
                        </m:rPr>
                        <w:rPr>
                          <w:rFonts w:ascii="Cambria Math" w:hAnsi="Cambria Math" w:hint="eastAsia"/>
                          <w:color w:val="000000"/>
                          <w:szCs w:val="21"/>
                        </w:rPr>
                        <m:t>x</m:t>
                      </m:r>
                    </m:e>
                    <m:sup>
                      <m:r>
                        <w:rPr>
                          <w:rFonts w:ascii="Cambria Math" w:hAnsi="Cambria Math" w:cs="Times New Roman"/>
                          <w:color w:val="000000"/>
                          <w:szCs w:val="21"/>
                        </w:rPr>
                        <m:t>(i)</m:t>
                      </m:r>
                    </m:sup>
                  </m:sSup>
                  <m:r>
                    <w:rPr>
                      <w:rFonts w:ascii="Cambria Math" w:hAnsi="Cambria Math" w:cs="Times New Roman"/>
                      <w:color w:val="000000"/>
                      <w:szCs w:val="21"/>
                    </w:rPr>
                    <m:t>,</m:t>
                  </m:r>
                  <m:sSup>
                    <m:sSupPr>
                      <m:ctrlPr>
                        <w:rPr>
                          <w:rFonts w:ascii="Cambria Math" w:hAnsi="Cambria Math" w:cs="Times New Roman"/>
                          <w:i/>
                          <w:color w:val="000000"/>
                          <w:szCs w:val="21"/>
                        </w:rPr>
                      </m:ctrlPr>
                    </m:sSupPr>
                    <m:e>
                      <m:r>
                        <w:rPr>
                          <w:rFonts w:ascii="Cambria Math" w:hAnsi="Cambria Math" w:cs="Times New Roman"/>
                          <w:color w:val="000000"/>
                          <w:szCs w:val="21"/>
                        </w:rPr>
                        <m:t>Y</m:t>
                      </m:r>
                    </m:e>
                    <m:sup>
                      <m:r>
                        <w:rPr>
                          <w:rFonts w:ascii="Cambria Math" w:hAnsi="Cambria Math" w:cs="Times New Roman"/>
                          <w:color w:val="000000"/>
                          <w:szCs w:val="21"/>
                        </w:rPr>
                        <m:t>(i)</m:t>
                      </m:r>
                    </m:sup>
                  </m:sSup>
                  <m:r>
                    <w:rPr>
                      <w:rFonts w:ascii="Cambria Math" w:hAnsi="Cambria Math" w:cs="Times New Roman"/>
                      <w:color w:val="000000"/>
                      <w:szCs w:val="21"/>
                    </w:rPr>
                    <m:t>)}</m:t>
                  </m:r>
                </m:e>
                <m:sub>
                  <m:r>
                    <w:rPr>
                      <w:rFonts w:ascii="Cambria Math" w:hAnsi="Cambria Math" w:cs="Times New Roman"/>
                      <w:color w:val="000000"/>
                      <w:szCs w:val="21"/>
                    </w:rPr>
                    <m:t>i=1</m:t>
                  </m:r>
                </m:sub>
                <m:sup>
                  <m:r>
                    <w:rPr>
                      <w:rFonts w:ascii="Cambria Math" w:hAnsi="Cambria Math" w:cs="Times New Roman"/>
                      <w:color w:val="000000"/>
                      <w:szCs w:val="21"/>
                    </w:rPr>
                    <m:t>n</m:t>
                  </m:r>
                </m:sup>
              </m:sSubSup>
            </m:oMath>
            <w:r>
              <w:rPr>
                <w:rFonts w:cs="Times New Roman" w:hint="eastAsia"/>
                <w:color w:val="000000"/>
                <w:szCs w:val="21"/>
              </w:rPr>
              <w:t xml:space="preserve"> </w:t>
            </w:r>
            <w:r>
              <w:rPr>
                <w:rFonts w:cs="Times New Roman" w:hint="eastAsia"/>
                <w:color w:val="000000"/>
                <w:szCs w:val="21"/>
              </w:rPr>
              <w:t>构成。</w:t>
            </w:r>
          </w:p>
          <w:p w14:paraId="1F2C4B17" w14:textId="77777777" w:rsidR="00196251" w:rsidRDefault="00196251" w:rsidP="00196251">
            <w:pPr>
              <w:ind w:firstLine="420"/>
            </w:pPr>
            <w:r w:rsidRPr="00E34AFC">
              <w:rPr>
                <w:rFonts w:hint="eastAsia"/>
              </w:rPr>
              <w:t>训练目标为最小化均方误差：</w:t>
            </w:r>
          </w:p>
          <w:p w14:paraId="01496F07" w14:textId="77777777" w:rsidR="00196251" w:rsidRPr="009171FD" w:rsidRDefault="00000000" w:rsidP="00196251">
            <w:pPr>
              <w:spacing w:line="240" w:lineRule="auto"/>
              <w:ind w:firstLine="420"/>
            </w:pPr>
            <m:oMathPara>
              <m:oMath>
                <m:eqArr>
                  <m:eqArrPr>
                    <m:maxDist m:val="1"/>
                    <m:ctrlPr>
                      <w:rPr>
                        <w:rFonts w:ascii="Cambria Math" w:hAnsi="Cambria Math" w:cs="Times New Roman"/>
                        <w:i/>
                        <w:color w:val="000000"/>
                        <w:szCs w:val="21"/>
                      </w:rPr>
                    </m:ctrlPr>
                  </m:eqArrPr>
                  <m:e>
                    <m:sSup>
                      <m:sSupPr>
                        <m:ctrlPr>
                          <w:rPr>
                            <w:rFonts w:ascii="Cambria Math" w:hAnsi="Cambria Math"/>
                            <w:i/>
                          </w:rPr>
                        </m:ctrlPr>
                      </m:sSupPr>
                      <m:e>
                        <m:r>
                          <w:rPr>
                            <w:rFonts w:ascii="Cambria Math" w:hAnsi="Cambria Math" w:hint="eastAsia"/>
                          </w:rPr>
                          <m:t>θ</m:t>
                        </m:r>
                      </m:e>
                      <m:sup>
                        <m:r>
                          <w:rPr>
                            <w:rFonts w:ascii="Cambria Math" w:hAnsi="Cambria Math"/>
                          </w:rPr>
                          <m:t>*</m:t>
                        </m:r>
                      </m:sup>
                    </m:sSup>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θ</m:t>
                            </m:r>
                          </m:lim>
                        </m:limLow>
                      </m:fName>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p>
                              <m:sSupPr>
                                <m:ctrlPr>
                                  <w:rPr>
                                    <w:rFonts w:ascii="Cambria Math" w:hAnsi="Cambria Math"/>
                                    <w:i/>
                                  </w:rPr>
                                </m:ctrlPr>
                              </m:sSupPr>
                              <m:e>
                                <m:r>
                                  <w:rPr>
                                    <w:rFonts w:ascii="Cambria Math" w:hAnsi="Cambria Math"/>
                                  </w:rPr>
                                  <m:t>(</m:t>
                                </m:r>
                                <m:acc>
                                  <m:accPr>
                                    <m:ctrlPr>
                                      <w:rPr>
                                        <w:rFonts w:ascii="Cambria Math" w:hAnsi="Cambria Math"/>
                                        <w:i/>
                                        <w:color w:val="000000"/>
                                        <w:szCs w:val="21"/>
                                      </w:rPr>
                                    </m:ctrlPr>
                                  </m:accPr>
                                  <m:e>
                                    <m:r>
                                      <w:rPr>
                                        <w:rFonts w:ascii="Cambria Math" w:hAnsi="Cambria Math"/>
                                        <w:color w:val="000000"/>
                                        <w:szCs w:val="21"/>
                                      </w:rPr>
                                      <m:t>Y</m:t>
                                    </m:r>
                                  </m:e>
                                </m:acc>
                                <m:r>
                                  <w:rPr>
                                    <w:rFonts w:ascii="Cambria Math" w:hAnsi="Cambria Math" w:hint="eastAsia"/>
                                  </w:rPr>
                                  <m:t>(</m:t>
                                </m:r>
                                <m:sSup>
                                  <m:sSupPr>
                                    <m:ctrlPr>
                                      <w:rPr>
                                        <w:rFonts w:ascii="Cambria Math" w:hAnsi="Cambria Math"/>
                                        <w:b/>
                                        <w:bCs/>
                                        <w:iCs/>
                                        <w:color w:val="000000"/>
                                        <w:szCs w:val="21"/>
                                      </w:rPr>
                                    </m:ctrlPr>
                                  </m:sSupPr>
                                  <m:e>
                                    <m:r>
                                      <m:rPr>
                                        <m:sty m:val="b"/>
                                      </m:rPr>
                                      <w:rPr>
                                        <w:rFonts w:ascii="Cambria Math" w:hAnsi="Cambria Math" w:hint="eastAsia"/>
                                        <w:color w:val="000000"/>
                                        <w:szCs w:val="21"/>
                                      </w:rPr>
                                      <m:t>x</m:t>
                                    </m:r>
                                  </m:e>
                                  <m:sup>
                                    <m:d>
                                      <m:dPr>
                                        <m:ctrlPr>
                                          <w:rPr>
                                            <w:rFonts w:ascii="Cambria Math" w:hAnsi="Cambria Math" w:cs="Times New Roman"/>
                                            <w:i/>
                                            <w:color w:val="000000"/>
                                            <w:szCs w:val="21"/>
                                          </w:rPr>
                                        </m:ctrlPr>
                                      </m:dPr>
                                      <m:e>
                                        <m:r>
                                          <w:rPr>
                                            <w:rFonts w:ascii="Cambria Math" w:hAnsi="Cambria Math" w:cs="Times New Roman"/>
                                            <w:color w:val="000000"/>
                                            <w:szCs w:val="21"/>
                                          </w:rPr>
                                          <m:t>i</m:t>
                                        </m:r>
                                      </m:e>
                                    </m:d>
                                  </m:sup>
                                </m:sSup>
                                <m:r>
                                  <w:rPr>
                                    <w:rFonts w:ascii="Cambria Math" w:hAnsi="Cambria Math" w:hint="eastAsia"/>
                                  </w:rPr>
                                  <m:t>;θ)</m:t>
                                </m:r>
                                <m:r>
                                  <w:rPr>
                                    <w:rFonts w:ascii="Cambria Math" w:hAnsi="Cambria Math"/>
                                  </w:rPr>
                                  <m:t>)-</m:t>
                                </m:r>
                                <m:sSup>
                                  <m:sSupPr>
                                    <m:ctrlPr>
                                      <w:rPr>
                                        <w:rFonts w:ascii="Cambria Math" w:hAnsi="Cambria Math" w:cs="Times New Roman"/>
                                        <w:i/>
                                        <w:color w:val="000000"/>
                                        <w:szCs w:val="21"/>
                                      </w:rPr>
                                    </m:ctrlPr>
                                  </m:sSupPr>
                                  <m:e>
                                    <m:r>
                                      <w:rPr>
                                        <w:rFonts w:ascii="Cambria Math" w:hAnsi="Cambria Math" w:cs="Times New Roman"/>
                                        <w:color w:val="000000"/>
                                        <w:szCs w:val="21"/>
                                      </w:rPr>
                                      <m:t>Y</m:t>
                                    </m:r>
                                  </m:e>
                                  <m:sup>
                                    <m:d>
                                      <m:dPr>
                                        <m:ctrlPr>
                                          <w:rPr>
                                            <w:rFonts w:ascii="Cambria Math" w:hAnsi="Cambria Math" w:cs="Times New Roman"/>
                                            <w:i/>
                                            <w:color w:val="000000"/>
                                            <w:szCs w:val="21"/>
                                          </w:rPr>
                                        </m:ctrlPr>
                                      </m:dPr>
                                      <m:e>
                                        <m:r>
                                          <w:rPr>
                                            <w:rFonts w:ascii="Cambria Math" w:hAnsi="Cambria Math" w:cs="Times New Roman"/>
                                            <w:color w:val="000000"/>
                                            <w:szCs w:val="21"/>
                                          </w:rPr>
                                          <m:t>i</m:t>
                                        </m:r>
                                      </m:e>
                                    </m:d>
                                  </m:sup>
                                </m:sSup>
                                <m:r>
                                  <w:rPr>
                                    <w:rFonts w:ascii="Cambria Math" w:hAnsi="Cambria Math"/>
                                  </w:rPr>
                                  <m:t>)</m:t>
                                </m:r>
                              </m:e>
                              <m:sup>
                                <m:r>
                                  <w:rPr>
                                    <w:rFonts w:ascii="Cambria Math" w:hAnsi="Cambria Math"/>
                                  </w:rPr>
                                  <m:t>2</m:t>
                                </m:r>
                              </m:sup>
                            </m:sSup>
                          </m:e>
                        </m:nary>
                      </m:e>
                    </m:func>
                    <m:r>
                      <w:rPr>
                        <w:rFonts w:ascii="Cambria Math" w:hAnsi="Cambria Math"/>
                      </w:rPr>
                      <m:t>​+λ</m:t>
                    </m:r>
                    <m:r>
                      <m:rPr>
                        <m:scr m:val="script"/>
                      </m:rPr>
                      <w:rPr>
                        <w:rFonts w:ascii="Cambria Math" w:hAnsi="Cambria Math"/>
                      </w:rPr>
                      <m:t>R</m:t>
                    </m:r>
                    <m:d>
                      <m:dPr>
                        <m:ctrlPr>
                          <w:rPr>
                            <w:rFonts w:ascii="Cambria Math" w:hAnsi="Cambria Math"/>
                            <w:i/>
                          </w:rPr>
                        </m:ctrlPr>
                      </m:dPr>
                      <m:e>
                        <m:r>
                          <w:rPr>
                            <w:rFonts w:ascii="Cambria Math" w:hAnsi="Cambria Math"/>
                          </w:rPr>
                          <m:t>θ</m:t>
                        </m:r>
                      </m:e>
                    </m:d>
                    <m:r>
                      <w:rPr>
                        <w:rFonts w:ascii="Cambria Math" w:hAnsi="Cambria Math"/>
                      </w:rPr>
                      <m:t>#</m:t>
                    </m:r>
                    <m:d>
                      <m:dPr>
                        <m:ctrlPr>
                          <w:rPr>
                            <w:rFonts w:ascii="Cambria Math" w:hAnsi="Cambria Math" w:cs="Times New Roman"/>
                            <w:i/>
                            <w:color w:val="000000"/>
                            <w:szCs w:val="21"/>
                          </w:rPr>
                        </m:ctrlPr>
                      </m:dPr>
                      <m:e>
                        <m:r>
                          <w:rPr>
                            <w:rFonts w:ascii="Cambria Math" w:hAnsi="Cambria Math" w:cs="Times New Roman"/>
                            <w:color w:val="000000"/>
                            <w:szCs w:val="21"/>
                          </w:rPr>
                          <m:t>9</m:t>
                        </m:r>
                      </m:e>
                    </m:d>
                    <m:ctrlPr>
                      <w:rPr>
                        <w:rFonts w:ascii="Cambria Math" w:hAnsi="Cambria Math"/>
                        <w:i/>
                      </w:rPr>
                    </m:ctrlPr>
                  </m:e>
                </m:eqArr>
              </m:oMath>
            </m:oMathPara>
          </w:p>
          <w:p w14:paraId="7934FF76" w14:textId="77777777" w:rsidR="00196251" w:rsidRDefault="00196251" w:rsidP="00196251">
            <w:pPr>
              <w:ind w:firstLine="420"/>
            </w:pPr>
            <w:r>
              <w:rPr>
                <w:rFonts w:hint="eastAsia"/>
              </w:rPr>
              <w:t>其中</w:t>
            </w:r>
            <w:r>
              <w:rPr>
                <w:rFonts w:hint="eastAsia"/>
              </w:rPr>
              <w:t xml:space="preserve"> </w:t>
            </w:r>
            <m:oMath>
              <m:r>
                <m:rPr>
                  <m:scr m:val="script"/>
                </m:rPr>
                <w:rPr>
                  <w:rFonts w:ascii="Cambria Math" w:hAnsi="Cambria Math"/>
                </w:rPr>
                <m:t>R</m:t>
              </m:r>
            </m:oMath>
            <w:r>
              <w:rPr>
                <w:rFonts w:hint="eastAsia"/>
              </w:rPr>
              <w:t xml:space="preserve"> </w:t>
            </w:r>
            <w:r>
              <w:rPr>
                <w:rFonts w:hint="eastAsia"/>
              </w:rPr>
              <w:t>为正则化项，</w:t>
            </w:r>
            <w:r>
              <w:rPr>
                <w:rFonts w:ascii="Cambria Math" w:hAnsi="Cambria Math" w:cs="Cambria Math"/>
              </w:rPr>
              <w:t>𝜆</w:t>
            </w:r>
            <w:r>
              <w:rPr>
                <w:rFonts w:hint="eastAsia"/>
              </w:rPr>
              <w:t xml:space="preserve"> </w:t>
            </w:r>
            <w:r>
              <w:rPr>
                <w:rFonts w:hint="eastAsia"/>
              </w:rPr>
              <w:t>为超参数。</w:t>
            </w:r>
          </w:p>
          <w:p w14:paraId="01393A3F" w14:textId="77777777" w:rsidR="00196251" w:rsidRDefault="00196251" w:rsidP="00196251">
            <w:pPr>
              <w:ind w:firstLine="420"/>
              <w:rPr>
                <w:rFonts w:asciiTheme="minorEastAsia" w:hAnsiTheme="minorEastAsia" w:hint="eastAsia"/>
                <w:color w:val="000000"/>
                <w:szCs w:val="21"/>
              </w:rPr>
            </w:pPr>
            <w:r>
              <w:rPr>
                <w:rFonts w:hint="eastAsia"/>
              </w:rPr>
              <w:t>在进化过程中，每隔</w:t>
            </w:r>
            <w:r>
              <w:rPr>
                <w:rFonts w:hint="eastAsia"/>
              </w:rPr>
              <w:t xml:space="preserve"> </w:t>
            </w:r>
            <w:r>
              <w:rPr>
                <w:rFonts w:ascii="Cambria Math" w:hAnsi="Cambria Math" w:cs="Cambria Math"/>
              </w:rPr>
              <w:t>𝐺</w:t>
            </w:r>
            <w:r>
              <w:rPr>
                <w:rFonts w:hint="eastAsia"/>
              </w:rPr>
              <w:t xml:space="preserve"> </w:t>
            </w:r>
            <w:r>
              <w:rPr>
                <w:rFonts w:hint="eastAsia"/>
              </w:rPr>
              <w:t>代对若干个体进行</w:t>
            </w:r>
            <w:r>
              <w:rPr>
                <w:rFonts w:hint="eastAsia"/>
              </w:rPr>
              <w:t xml:space="preserve"> DSSAT </w:t>
            </w:r>
            <w:r>
              <w:rPr>
                <w:rFonts w:hint="eastAsia"/>
              </w:rPr>
              <w:t>真评估以获得</w:t>
            </w:r>
            <w:r>
              <w:rPr>
                <w:rFonts w:hint="eastAsia"/>
              </w:rPr>
              <w:t xml:space="preserve"> </w:t>
            </w:r>
            <m:oMath>
              <m:sSup>
                <m:sSupPr>
                  <m:ctrlPr>
                    <w:rPr>
                      <w:rFonts w:ascii="Cambria Math" w:hAnsi="Cambria Math"/>
                      <w:i/>
                    </w:rPr>
                  </m:ctrlPr>
                </m:sSupPr>
                <m:e>
                  <m:r>
                    <w:rPr>
                      <w:rFonts w:ascii="Cambria Math" w:hAnsi="Cambria Math" w:hint="eastAsia"/>
                    </w:rPr>
                    <m:t>Y</m:t>
                  </m:r>
                </m:e>
                <m:sup>
                  <m:r>
                    <w:rPr>
                      <w:rFonts w:ascii="Cambria Math" w:hAnsi="Cambria Math" w:hint="eastAsia"/>
                    </w:rPr>
                    <m:t>DSSAT</m:t>
                  </m:r>
                </m:sup>
              </m:sSup>
            </m:oMath>
            <w:r>
              <w:rPr>
                <w:rFonts w:hint="eastAsia"/>
              </w:rPr>
              <w:t>，并将其加入训练集</w:t>
            </w:r>
            <w:r>
              <w:rPr>
                <w:rFonts w:hint="eastAsia"/>
              </w:rPr>
              <w:t xml:space="preserve"> </w:t>
            </w:r>
            <m:oMath>
              <m:r>
                <m:rPr>
                  <m:scr m:val="script"/>
                </m:rPr>
                <w:rPr>
                  <w:rFonts w:ascii="Cambria Math" w:hAnsi="Cambria Math" w:cs="Times New Roman"/>
                  <w:color w:val="000000"/>
                  <w:szCs w:val="21"/>
                </w:rPr>
                <m:t>D</m:t>
              </m:r>
            </m:oMath>
            <w:r>
              <w:rPr>
                <w:rFonts w:hint="eastAsia"/>
              </w:rPr>
              <w:t xml:space="preserve"> </w:t>
            </w:r>
            <w:r>
              <w:rPr>
                <w:rFonts w:hint="eastAsia"/>
              </w:rPr>
              <w:t>以增量更新</w:t>
            </w:r>
            <w:r>
              <w:rPr>
                <w:rFonts w:hint="eastAsia"/>
              </w:rPr>
              <w:t xml:space="preserve"> </w:t>
            </w:r>
            <m:oMath>
              <m:acc>
                <m:accPr>
                  <m:ctrlPr>
                    <w:rPr>
                      <w:rFonts w:ascii="Cambria Math" w:hAnsi="Cambria Math"/>
                      <w:i/>
                      <w:color w:val="000000"/>
                      <w:szCs w:val="21"/>
                    </w:rPr>
                  </m:ctrlPr>
                </m:accPr>
                <m:e>
                  <m:r>
                    <w:rPr>
                      <w:rFonts w:ascii="Cambria Math" w:hAnsi="Cambria Math"/>
                      <w:color w:val="000000"/>
                      <w:szCs w:val="21"/>
                    </w:rPr>
                    <m:t>Y</m:t>
                  </m:r>
                </m:e>
              </m:acc>
            </m:oMath>
            <w:r>
              <w:rPr>
                <w:rFonts w:hint="eastAsia"/>
              </w:rPr>
              <w:t>。</w:t>
            </w:r>
            <w:r w:rsidRPr="00914E48">
              <w:rPr>
                <w:rFonts w:asciiTheme="minorEastAsia" w:hAnsiTheme="minorEastAsia" w:hint="eastAsia"/>
                <w:color w:val="000000"/>
                <w:szCs w:val="21"/>
              </w:rPr>
              <w:t>在优化过程中，所有其他变量（例如，气候、土壤、位置、作物品种）保持不变。</w:t>
            </w:r>
          </w:p>
          <w:p w14:paraId="0B7C42F4" w14:textId="77777777" w:rsidR="00196251" w:rsidRPr="00FD6318" w:rsidRDefault="00196251" w:rsidP="00196251">
            <w:pPr>
              <w:ind w:firstLine="422"/>
            </w:pPr>
            <w:r w:rsidRPr="001009D1">
              <w:rPr>
                <w:rFonts w:hint="eastAsia"/>
                <w:b/>
                <w:bCs/>
              </w:rPr>
              <w:t>环境影响</w:t>
            </w:r>
            <w:r w:rsidRPr="001009D1">
              <w:rPr>
                <w:rFonts w:hint="eastAsia"/>
              </w:rPr>
              <w:t xml:space="preserve">  </w:t>
            </w:r>
            <w:r>
              <w:rPr>
                <w:rFonts w:hint="eastAsia"/>
              </w:rPr>
              <w:t>在这里本文主要考虑的是氮素流失问题，该目标也可以通过</w:t>
            </w:r>
            <w:r>
              <w:rPr>
                <w:rFonts w:hint="eastAsia"/>
              </w:rPr>
              <w:t>DSSAT</w:t>
            </w:r>
            <w:r>
              <w:rPr>
                <w:rFonts w:hint="eastAsia"/>
              </w:rPr>
              <w:t>算法直接输出，故同产量目标函数一般处理，首先通过过程模型获得真值对，然后训练代理模型。</w:t>
            </w:r>
          </w:p>
          <w:p w14:paraId="392149BB" w14:textId="77777777" w:rsidR="00196251" w:rsidRDefault="00196251" w:rsidP="00196251">
            <w:pPr>
              <w:ind w:firstLine="422"/>
            </w:pPr>
            <w:r w:rsidRPr="00E87D9C">
              <w:rPr>
                <w:rFonts w:hint="eastAsia"/>
                <w:b/>
                <w:bCs/>
              </w:rPr>
              <w:t>成本</w:t>
            </w:r>
            <w:r w:rsidRPr="00E87D9C">
              <w:rPr>
                <w:rFonts w:hint="eastAsia"/>
                <w:b/>
                <w:bCs/>
              </w:rPr>
              <w:t xml:space="preserve">  </w:t>
            </w:r>
            <w:r w:rsidRPr="00E87D9C">
              <w:rPr>
                <w:rFonts w:hint="eastAsia"/>
              </w:rPr>
              <w:t>成本由可分解的两部分组成：变量成本（随施肥量变化）与固定成本（与工序</w:t>
            </w:r>
            <w:r w:rsidRPr="00E87D9C">
              <w:rPr>
                <w:rFonts w:hint="eastAsia"/>
              </w:rPr>
              <w:t>/</w:t>
            </w:r>
            <w:r w:rsidRPr="00E87D9C">
              <w:rPr>
                <w:rFonts w:hint="eastAsia"/>
              </w:rPr>
              <w:t>设备</w:t>
            </w:r>
            <w:r w:rsidRPr="00E87D9C">
              <w:rPr>
                <w:rFonts w:hint="eastAsia"/>
              </w:rPr>
              <w:t>/</w:t>
            </w:r>
            <w:r w:rsidRPr="00E87D9C">
              <w:rPr>
                <w:rFonts w:hint="eastAsia"/>
              </w:rPr>
              <w:t>人工相关，常视为常数）</w:t>
            </w:r>
            <w:r>
              <w:rPr>
                <w:rFonts w:hint="eastAsia"/>
              </w:rPr>
              <w:t>，成本函数由下式定义：</w:t>
            </w:r>
          </w:p>
          <w:p w14:paraId="4D166E07" w14:textId="77777777" w:rsidR="00196251" w:rsidRPr="009171FD" w:rsidRDefault="00000000" w:rsidP="00196251">
            <w:pPr>
              <w:spacing w:line="240" w:lineRule="auto"/>
              <w:ind w:firstLine="420"/>
            </w:pPr>
            <m:oMathPara>
              <m:oMath>
                <m:eqArr>
                  <m:eqArrPr>
                    <m:maxDist m:val="1"/>
                    <m:ctrlPr>
                      <w:rPr>
                        <w:rFonts w:ascii="Cambria Math" w:hAnsi="Cambria Math" w:cs="Times New Roman"/>
                        <w:i/>
                        <w:color w:val="000000"/>
                        <w:szCs w:val="21"/>
                      </w:rPr>
                    </m:ctrlPr>
                  </m:eqArrPr>
                  <m:e>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fixed</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nary>
                          <m:naryPr>
                            <m:chr m:val="∑"/>
                            <m:limLoc m:val="undOvr"/>
                            <m:supHide m:val="1"/>
                            <m:ctrlPr>
                              <w:rPr>
                                <w:rFonts w:ascii="Cambria Math" w:hAnsi="Cambria Math"/>
                                <w:i/>
                              </w:rPr>
                            </m:ctrlPr>
                          </m:naryPr>
                          <m:sub>
                            <m:r>
                              <w:rPr>
                                <w:rFonts w:ascii="Cambria Math" w:hAnsi="Cambria Math"/>
                              </w:rPr>
                              <m:t>j</m:t>
                            </m:r>
                            <m:r>
                              <w:rPr>
                                <w:rFonts w:ascii="Cambria Math" w:hAnsi="Cambria Math" w:hint="eastAsia"/>
                              </w:rPr>
                              <m:t>∈</m:t>
                            </m:r>
                            <m:r>
                              <w:rPr>
                                <w:rFonts w:ascii="Cambria Math" w:hAnsi="Cambria Math"/>
                              </w:rPr>
                              <m:t>N,P,K</m:t>
                            </m:r>
                          </m:sub>
                          <m:sup/>
                          <m:e>
                            <m:r>
                              <w:rPr>
                                <w:rFonts w:ascii="Cambria Math" w:hAnsi="Cambria Math" w:cs="Times New Roman"/>
                              </w:rPr>
                              <m:t>​</m:t>
                            </m:r>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j</m:t>
                                    </m:r>
                                  </m:e>
                                </m:d>
                              </m:sup>
                            </m:sSup>
                            <m:sSubSup>
                              <m:sSubSupPr>
                                <m:ctrlPr>
                                  <w:rPr>
                                    <w:rFonts w:ascii="Cambria Math" w:hAnsi="Cambria Math"/>
                                    <w:i/>
                                  </w:rPr>
                                </m:ctrlPr>
                              </m:sSubSupPr>
                              <m:e>
                                <m:r>
                                  <w:rPr>
                                    <w:rFonts w:ascii="Cambria Math" w:hAnsi="Cambria Math"/>
                                  </w:rPr>
                                  <m:t>x</m:t>
                                </m:r>
                              </m:e>
                              <m:sub>
                                <m:r>
                                  <w:rPr>
                                    <w:rFonts w:ascii="Cambria Math" w:hAnsi="Cambria Math"/>
                                  </w:rPr>
                                  <m:t>t</m:t>
                                </m:r>
                              </m:sub>
                              <m:sup>
                                <m:d>
                                  <m:dPr>
                                    <m:ctrlPr>
                                      <w:rPr>
                                        <w:rFonts w:ascii="Cambria Math" w:hAnsi="Cambria Math"/>
                                        <w:i/>
                                      </w:rPr>
                                    </m:ctrlPr>
                                  </m:dPr>
                                  <m:e>
                                    <m:r>
                                      <w:rPr>
                                        <w:rFonts w:ascii="Cambria Math" w:hAnsi="Cambria Math"/>
                                      </w:rPr>
                                      <m:t>j</m:t>
                                    </m:r>
                                  </m:e>
                                </m:d>
                              </m:sup>
                            </m:sSubSup>
                          </m:e>
                        </m:nary>
                      </m:e>
                    </m:nary>
                    <m:r>
                      <w:rPr>
                        <w:rFonts w:ascii="Cambria Math" w:hAnsi="Cambria Math"/>
                      </w:rPr>
                      <m:t>#</m:t>
                    </m:r>
                    <m:d>
                      <m:dPr>
                        <m:ctrlPr>
                          <w:rPr>
                            <w:rFonts w:ascii="Cambria Math" w:hAnsi="Cambria Math" w:cs="Times New Roman"/>
                            <w:i/>
                            <w:color w:val="000000"/>
                            <w:szCs w:val="21"/>
                          </w:rPr>
                        </m:ctrlPr>
                      </m:dPr>
                      <m:e>
                        <m:r>
                          <w:rPr>
                            <w:rFonts w:ascii="Cambria Math" w:hAnsi="Cambria Math" w:cs="Times New Roman"/>
                            <w:color w:val="000000"/>
                            <w:szCs w:val="21"/>
                          </w:rPr>
                          <m:t>10</m:t>
                        </m:r>
                      </m:e>
                    </m:d>
                    <m:ctrlPr>
                      <w:rPr>
                        <w:rFonts w:ascii="Cambria Math" w:hAnsi="Cambria Math"/>
                        <w:i/>
                      </w:rPr>
                    </m:ctrlPr>
                  </m:e>
                </m:eqArr>
              </m:oMath>
            </m:oMathPara>
          </w:p>
          <w:p w14:paraId="17A269AE" w14:textId="7087D1AA" w:rsidR="00196251" w:rsidRDefault="00196251" w:rsidP="00196251">
            <w:pPr>
              <w:ind w:firstLineChars="0" w:firstLine="0"/>
            </w:pPr>
            <w:r>
              <w:rPr>
                <w:rFonts w:hint="eastAsia"/>
              </w:rPr>
              <w:t>其中</w:t>
            </w:r>
            <w:r>
              <w:rPr>
                <w:rFonts w:hint="eastAsia"/>
              </w:rPr>
              <w:t xml:space="preserve"> </w:t>
            </w:r>
            <m:oMath>
              <m:sSup>
                <m:sSupPr>
                  <m:ctrlPr>
                    <w:rPr>
                      <w:rFonts w:ascii="Cambria Math" w:hAnsi="Cambria Math"/>
                      <w:i/>
                    </w:rPr>
                  </m:ctrlPr>
                </m:sSupPr>
                <m:e>
                  <m:r>
                    <w:rPr>
                      <w:rFonts w:ascii="Cambria Math" w:hAnsi="Cambria Math"/>
                    </w:rPr>
                    <m:t>p</m:t>
                  </m:r>
                </m:e>
                <m:sup>
                  <m:r>
                    <w:rPr>
                      <w:rFonts w:ascii="Cambria Math" w:hAnsi="Cambria Math"/>
                    </w:rPr>
                    <m:t>(j)</m:t>
                  </m:r>
                </m:sup>
              </m:sSup>
            </m:oMath>
            <w:r>
              <w:rPr>
                <w:rFonts w:hint="eastAsia"/>
              </w:rPr>
              <w:t xml:space="preserve"> </w:t>
            </w:r>
            <w:r>
              <w:rPr>
                <w:rFonts w:hint="eastAsia"/>
              </w:rPr>
              <w:t>为对应肥料单位价格（元·</w:t>
            </w:r>
            <w:r>
              <w:rPr>
                <w:rFonts w:hint="eastAsia"/>
              </w:rPr>
              <w:t>kg</w:t>
            </w:r>
            <w:r w:rsidRPr="00E40B0E">
              <w:rPr>
                <w:vertAlign w:val="superscript"/>
              </w:rPr>
              <w:t>−1</w:t>
            </w:r>
            <w:r>
              <w:rPr>
                <w:rFonts w:hint="eastAsia"/>
              </w:rPr>
              <w:t>）；</w:t>
            </w:r>
            <w:r>
              <w:rPr>
                <w:rFonts w:hint="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fixed</m:t>
                  </m:r>
                </m:sub>
              </m:sSub>
            </m:oMath>
            <w:r>
              <w:rPr>
                <w:rFonts w:hint="eastAsia"/>
              </w:rPr>
              <w:t xml:space="preserve"> </w:t>
            </w:r>
            <w:r>
              <w:rPr>
                <w:rFonts w:hint="eastAsia"/>
              </w:rPr>
              <w:t>为固定成本（元·</w:t>
            </w:r>
            <w:r>
              <w:rPr>
                <w:rFonts w:hint="eastAsia"/>
              </w:rPr>
              <w:t>ha</w:t>
            </w:r>
            <w:r w:rsidRPr="00E40B0E">
              <w:rPr>
                <w:vertAlign w:val="superscript"/>
              </w:rPr>
              <w:t>−1</w:t>
            </w:r>
            <w:r>
              <w:rPr>
                <w:rFonts w:hint="eastAsia"/>
              </w:rPr>
              <w:t>）。</w:t>
            </w:r>
          </w:p>
          <w:p w14:paraId="6849E43A" w14:textId="77777777" w:rsidR="00196251" w:rsidRDefault="00196251" w:rsidP="00196251">
            <w:pPr>
              <w:ind w:firstLineChars="0" w:firstLine="0"/>
              <w:rPr>
                <w:rFonts w:asciiTheme="minorEastAsia" w:hAnsiTheme="minorEastAsia" w:hint="eastAsia"/>
                <w:b/>
                <w:bCs/>
                <w:color w:val="000000"/>
                <w:szCs w:val="21"/>
              </w:rPr>
            </w:pPr>
          </w:p>
          <w:p w14:paraId="6C5269AB" w14:textId="2C00BD48" w:rsidR="005430A4" w:rsidRPr="002813DF" w:rsidRDefault="005430A4" w:rsidP="0076041C">
            <w:pPr>
              <w:ind w:firstLineChars="0" w:firstLine="0"/>
              <w:rPr>
                <w:rFonts w:asciiTheme="minorEastAsia" w:hAnsiTheme="minorEastAsia" w:hint="eastAsia"/>
                <w:b/>
                <w:bCs/>
                <w:color w:val="000000"/>
                <w:szCs w:val="21"/>
              </w:rPr>
            </w:pPr>
            <w:r>
              <w:rPr>
                <w:rFonts w:asciiTheme="minorEastAsia" w:hAnsiTheme="minorEastAsia" w:hint="eastAsia"/>
                <w:b/>
                <w:bCs/>
                <w:color w:val="000000"/>
                <w:szCs w:val="21"/>
              </w:rPr>
              <w:t>步骤</w:t>
            </w:r>
            <w:r w:rsidR="00196251">
              <w:rPr>
                <w:rFonts w:asciiTheme="minorEastAsia" w:hAnsiTheme="minorEastAsia" w:hint="eastAsia"/>
                <w:b/>
                <w:bCs/>
                <w:color w:val="000000"/>
                <w:szCs w:val="21"/>
              </w:rPr>
              <w:t>二</w:t>
            </w:r>
            <w:r>
              <w:rPr>
                <w:rFonts w:asciiTheme="minorEastAsia" w:hAnsiTheme="minorEastAsia" w:hint="eastAsia"/>
                <w:b/>
                <w:bCs/>
                <w:color w:val="000000"/>
                <w:szCs w:val="21"/>
              </w:rPr>
              <w:t>、</w:t>
            </w:r>
            <w:r w:rsidR="00731242" w:rsidRPr="00731242">
              <w:rPr>
                <w:rFonts w:asciiTheme="minorEastAsia" w:hAnsiTheme="minorEastAsia" w:hint="eastAsia"/>
                <w:b/>
                <w:bCs/>
                <w:color w:val="000000"/>
                <w:szCs w:val="21"/>
              </w:rPr>
              <w:t>基于综合距离</w:t>
            </w:r>
            <w:r w:rsidR="00AD1836" w:rsidRPr="00AD1836">
              <w:rPr>
                <w:rFonts w:asciiTheme="minorEastAsia" w:hAnsiTheme="minorEastAsia" w:hint="eastAsia"/>
                <w:b/>
                <w:bCs/>
                <w:color w:val="000000"/>
                <w:szCs w:val="21"/>
              </w:rPr>
              <w:t>的</w:t>
            </w:r>
            <w:r w:rsidR="00AD1836">
              <w:rPr>
                <w:rFonts w:asciiTheme="minorEastAsia" w:hAnsiTheme="minorEastAsia" w:hint="eastAsia"/>
                <w:b/>
                <w:bCs/>
                <w:color w:val="000000"/>
                <w:szCs w:val="21"/>
              </w:rPr>
              <w:t>动态稀疏度度量</w:t>
            </w:r>
          </w:p>
          <w:p w14:paraId="5FDB0BA7" w14:textId="175BB751" w:rsidR="0076041C" w:rsidRPr="000C4EC9" w:rsidRDefault="00AA230C" w:rsidP="0076041C">
            <w:pPr>
              <w:ind w:firstLine="420"/>
              <w:rPr>
                <w:rFonts w:asciiTheme="minorEastAsia" w:hAnsiTheme="minorEastAsia" w:hint="eastAsia"/>
                <w:color w:val="000000"/>
                <w:szCs w:val="21"/>
              </w:rPr>
            </w:pPr>
            <w:r w:rsidRPr="000C4EC9">
              <w:rPr>
                <w:rFonts w:asciiTheme="minorEastAsia" w:hAnsiTheme="minorEastAsia" w:hint="eastAsia"/>
                <w:color w:val="000000"/>
                <w:szCs w:val="21"/>
              </w:rPr>
              <w:t>传统</w:t>
            </w:r>
            <w:r w:rsidRPr="00EF71B9">
              <w:rPr>
                <w:rFonts w:cs="Times New Roman"/>
                <w:color w:val="000000"/>
                <w:szCs w:val="21"/>
              </w:rPr>
              <w:t>NSGA-II</w:t>
            </w:r>
            <w:r w:rsidRPr="000C4EC9">
              <w:rPr>
                <w:rFonts w:asciiTheme="minorEastAsia" w:hAnsiTheme="minorEastAsia" w:hint="eastAsia"/>
                <w:color w:val="000000"/>
                <w:szCs w:val="21"/>
              </w:rPr>
              <w:t>算法</w:t>
            </w:r>
            <w:r w:rsidR="008B1F99" w:rsidRPr="000C4EC9">
              <w:rPr>
                <w:rFonts w:asciiTheme="minorEastAsia" w:hAnsiTheme="minorEastAsia" w:hint="eastAsia"/>
                <w:color w:val="000000"/>
                <w:szCs w:val="21"/>
              </w:rPr>
              <w:t>的一个重要部分就是非支配排序</w:t>
            </w:r>
            <w:r w:rsidR="009B2B0F" w:rsidRPr="000C4EC9">
              <w:rPr>
                <w:rFonts w:asciiTheme="minorEastAsia" w:hAnsiTheme="minorEastAsia" w:hint="eastAsia"/>
                <w:color w:val="000000"/>
                <w:szCs w:val="21"/>
              </w:rPr>
              <w:t>，</w:t>
            </w:r>
            <w:r w:rsidR="006F43B7" w:rsidRPr="000C4EC9">
              <w:rPr>
                <w:rFonts w:asciiTheme="minorEastAsia" w:hAnsiTheme="minorEastAsia" w:hint="eastAsia"/>
                <w:color w:val="000000"/>
                <w:szCs w:val="21"/>
              </w:rPr>
              <w:t>并辅以拥挤距离的定义，最终帮助算法</w:t>
            </w:r>
            <w:r w:rsidR="008824D0" w:rsidRPr="000C4EC9">
              <w:rPr>
                <w:rFonts w:asciiTheme="minorEastAsia" w:hAnsiTheme="minorEastAsia" w:hint="eastAsia"/>
                <w:color w:val="000000"/>
                <w:szCs w:val="21"/>
              </w:rPr>
              <w:t>确定</w:t>
            </w:r>
            <w:r w:rsidR="008A3A06" w:rsidRPr="000C4EC9">
              <w:rPr>
                <w:rFonts w:asciiTheme="minorEastAsia" w:hAnsiTheme="minorEastAsia" w:hint="eastAsia"/>
                <w:color w:val="000000"/>
                <w:szCs w:val="21"/>
              </w:rPr>
              <w:t>帕累托前沿</w:t>
            </w:r>
            <w:r w:rsidR="005173F8" w:rsidRPr="000C4EC9">
              <w:rPr>
                <w:rFonts w:asciiTheme="minorEastAsia" w:hAnsiTheme="minorEastAsia" w:hint="eastAsia"/>
                <w:color w:val="000000"/>
                <w:szCs w:val="21"/>
              </w:rPr>
              <w:t>。本模型在其基础上，引入了额外的机制，使得</w:t>
            </w:r>
            <w:r w:rsidR="0090071D" w:rsidRPr="000C4EC9">
              <w:rPr>
                <w:rFonts w:asciiTheme="minorEastAsia" w:hAnsiTheme="minorEastAsia" w:hint="eastAsia"/>
                <w:color w:val="000000"/>
                <w:szCs w:val="21"/>
              </w:rPr>
              <w:t>精英保留策略</w:t>
            </w:r>
          </w:p>
          <w:p w14:paraId="286264E0" w14:textId="01F85149" w:rsidR="007A620E" w:rsidRPr="000C4EC9" w:rsidRDefault="00AF00F1" w:rsidP="00A267A2">
            <w:pPr>
              <w:ind w:firstLine="420"/>
              <w:rPr>
                <w:rFonts w:asciiTheme="minorEastAsia" w:hAnsiTheme="minorEastAsia" w:hint="eastAsia"/>
                <w:color w:val="000000"/>
                <w:szCs w:val="21"/>
              </w:rPr>
            </w:pPr>
            <w:r w:rsidRPr="000C4EC9">
              <w:rPr>
                <w:rFonts w:asciiTheme="minorEastAsia" w:hAnsiTheme="minorEastAsia" w:hint="eastAsia"/>
                <w:color w:val="000000"/>
                <w:szCs w:val="21"/>
              </w:rPr>
              <w:t>首先在距离方面，</w:t>
            </w:r>
            <w:r w:rsidR="00A85DCB" w:rsidRPr="000C4EC9">
              <w:rPr>
                <w:rFonts w:asciiTheme="minorEastAsia" w:hAnsiTheme="minorEastAsia" w:hint="eastAsia"/>
                <w:color w:val="000000"/>
                <w:szCs w:val="21"/>
              </w:rPr>
              <w:t>为了保持解在目标空间</w:t>
            </w:r>
            <w:r w:rsidR="00C96FED" w:rsidRPr="000C4EC9">
              <w:rPr>
                <w:rFonts w:asciiTheme="minorEastAsia" w:hAnsiTheme="minorEastAsia" w:hint="eastAsia"/>
                <w:color w:val="000000"/>
                <w:szCs w:val="21"/>
              </w:rPr>
              <w:t>的</w:t>
            </w:r>
            <w:r w:rsidR="00A85DCB" w:rsidRPr="000C4EC9">
              <w:rPr>
                <w:rFonts w:asciiTheme="minorEastAsia" w:hAnsiTheme="minorEastAsia" w:hint="eastAsia"/>
                <w:color w:val="000000"/>
                <w:szCs w:val="21"/>
              </w:rPr>
              <w:t>均匀分布</w:t>
            </w:r>
            <w:r w:rsidR="00C96FED" w:rsidRPr="000C4EC9">
              <w:rPr>
                <w:rFonts w:asciiTheme="minorEastAsia" w:hAnsiTheme="minorEastAsia" w:hint="eastAsia"/>
                <w:color w:val="000000"/>
                <w:szCs w:val="21"/>
              </w:rPr>
              <w:t>，需要</w:t>
            </w:r>
            <w:r w:rsidR="00CE6F55" w:rsidRPr="000C4EC9">
              <w:rPr>
                <w:rFonts w:asciiTheme="minorEastAsia" w:hAnsiTheme="minorEastAsia" w:hint="eastAsia"/>
                <w:color w:val="000000"/>
                <w:szCs w:val="21"/>
              </w:rPr>
              <w:t>最大化</w:t>
            </w:r>
            <w:r w:rsidRPr="000C4EC9">
              <w:rPr>
                <w:rFonts w:asciiTheme="minorEastAsia" w:hAnsiTheme="minorEastAsia" w:hint="eastAsia"/>
                <w:color w:val="000000"/>
                <w:szCs w:val="21"/>
              </w:rPr>
              <w:t>样本点之间的</w:t>
            </w:r>
            <w:r w:rsidR="00A25109" w:rsidRPr="000C4EC9">
              <w:rPr>
                <w:rFonts w:asciiTheme="minorEastAsia" w:hAnsiTheme="minorEastAsia" w:hint="eastAsia"/>
                <w:color w:val="000000"/>
                <w:szCs w:val="21"/>
              </w:rPr>
              <w:t>多目标空间距离</w:t>
            </w:r>
            <w:r w:rsidR="001E04D2" w:rsidRPr="000C4EC9">
              <w:rPr>
                <w:rFonts w:asciiTheme="minorEastAsia" w:hAnsiTheme="minorEastAsia" w:hint="eastAsia"/>
                <w:color w:val="000000"/>
                <w:szCs w:val="21"/>
              </w:rPr>
              <w:t>；</w:t>
            </w:r>
            <w:r w:rsidR="00473BBA" w:rsidRPr="000C4EC9">
              <w:rPr>
                <w:rFonts w:asciiTheme="minorEastAsia" w:hAnsiTheme="minorEastAsia" w:hint="eastAsia"/>
                <w:color w:val="000000"/>
                <w:szCs w:val="21"/>
              </w:rPr>
              <w:t>同时</w:t>
            </w:r>
            <w:r w:rsidR="001E04D2" w:rsidRPr="000C4EC9">
              <w:rPr>
                <w:rFonts w:asciiTheme="minorEastAsia" w:hAnsiTheme="minorEastAsia" w:hint="eastAsia"/>
                <w:color w:val="000000"/>
                <w:szCs w:val="21"/>
              </w:rPr>
              <w:t>考虑不同施肥策略</w:t>
            </w:r>
            <w:r w:rsidR="00970BF5" w:rsidRPr="000C4EC9">
              <w:rPr>
                <w:rFonts w:asciiTheme="minorEastAsia" w:hAnsiTheme="minorEastAsia" w:hint="eastAsia"/>
                <w:color w:val="000000"/>
                <w:szCs w:val="21"/>
              </w:rPr>
              <w:t>时序施肥距离，约束施肥曲线模式的多样性</w:t>
            </w:r>
            <w:r w:rsidR="00037D7A" w:rsidRPr="000C4EC9">
              <w:rPr>
                <w:rFonts w:asciiTheme="minorEastAsia" w:hAnsiTheme="minorEastAsia" w:hint="eastAsia"/>
                <w:color w:val="000000"/>
                <w:szCs w:val="21"/>
              </w:rPr>
              <w:t>。</w:t>
            </w:r>
            <w:r w:rsidR="00A267A2" w:rsidRPr="000C4EC9">
              <w:rPr>
                <w:rFonts w:asciiTheme="minorEastAsia" w:hAnsiTheme="minorEastAsia" w:hint="eastAsia"/>
                <w:color w:val="000000"/>
                <w:szCs w:val="21"/>
              </w:rPr>
              <w:t>对于两</w:t>
            </w:r>
            <w:proofErr w:type="gramStart"/>
            <w:r w:rsidR="00A267A2" w:rsidRPr="000C4EC9">
              <w:rPr>
                <w:rFonts w:asciiTheme="minorEastAsia" w:hAnsiTheme="minorEastAsia" w:hint="eastAsia"/>
                <w:color w:val="000000"/>
                <w:szCs w:val="21"/>
              </w:rPr>
              <w:t>个</w:t>
            </w:r>
            <w:proofErr w:type="gramEnd"/>
            <w:r w:rsidR="00A267A2" w:rsidRPr="000C4EC9">
              <w:rPr>
                <w:rFonts w:asciiTheme="minorEastAsia" w:hAnsiTheme="minorEastAsia" w:hint="eastAsia"/>
                <w:color w:val="000000"/>
                <w:szCs w:val="21"/>
              </w:rPr>
              <w:t xml:space="preserve">个体 </w:t>
            </w:r>
            <m:oMath>
              <m:r>
                <w:rPr>
                  <w:rFonts w:ascii="Cambria Math" w:hAnsi="Cambria Math" w:cs="Cambria Math" w:hint="eastAsia"/>
                  <w:color w:val="000000"/>
                  <w:szCs w:val="21"/>
                </w:rPr>
                <m:t>i</m:t>
              </m:r>
            </m:oMath>
            <w:r w:rsidR="00A267A2" w:rsidRPr="000C4EC9">
              <w:rPr>
                <w:rFonts w:asciiTheme="minorEastAsia" w:hAnsiTheme="minorEastAsia" w:hint="eastAsia"/>
                <w:color w:val="000000"/>
                <w:szCs w:val="21"/>
              </w:rPr>
              <w:t>，</w:t>
            </w:r>
            <m:oMath>
              <m:r>
                <w:rPr>
                  <w:rFonts w:ascii="Cambria Math" w:hAnsi="Cambria Math" w:cs="Cambria Math" w:hint="eastAsia"/>
                  <w:color w:val="000000"/>
                  <w:szCs w:val="21"/>
                </w:rPr>
                <m:t>j</m:t>
              </m:r>
            </m:oMath>
            <w:r w:rsidR="00A267A2" w:rsidRPr="000C4EC9">
              <w:rPr>
                <w:rFonts w:asciiTheme="minorEastAsia" w:hAnsiTheme="minorEastAsia" w:hint="eastAsia"/>
                <w:color w:val="000000"/>
                <w:szCs w:val="21"/>
              </w:rPr>
              <w:t>，定义综合距离：</w:t>
            </w:r>
          </w:p>
          <w:p w14:paraId="6FD9C317" w14:textId="55AAD492" w:rsidR="009171FD" w:rsidRPr="009171FD" w:rsidRDefault="00000000" w:rsidP="002529AF">
            <w:pPr>
              <w:spacing w:line="240" w:lineRule="auto"/>
              <w:ind w:firstLine="42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b>
                      <m:sSubPr>
                        <m:ctrlPr>
                          <w:rPr>
                            <w:rFonts w:ascii="Cambria Math" w:hAnsi="Cambria Math"/>
                            <w:color w:val="000000"/>
                            <w:szCs w:val="21"/>
                          </w:rPr>
                        </m:ctrlPr>
                      </m:sSubPr>
                      <m:e>
                        <m:r>
                          <w:rPr>
                            <w:rFonts w:ascii="Cambria Math" w:hAnsi="Cambria Math"/>
                            <w:color w:val="000000"/>
                            <w:szCs w:val="21"/>
                          </w:rPr>
                          <m:t>Dist</m:t>
                        </m:r>
                      </m:e>
                      <m:sub>
                        <m:r>
                          <w:rPr>
                            <w:rFonts w:ascii="Cambria Math" w:hAnsi="Cambria Math"/>
                            <w:color w:val="000000"/>
                            <w:szCs w:val="21"/>
                          </w:rPr>
                          <m:t>ij</m:t>
                        </m:r>
                      </m:sub>
                    </m:sSub>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ω</m:t>
                        </m:r>
                      </m:e>
                      <m:sub>
                        <m:r>
                          <w:rPr>
                            <w:rFonts w:ascii="Cambria Math" w:hAnsi="Cambria Math"/>
                            <w:color w:val="000000"/>
                            <w:szCs w:val="21"/>
                          </w:rPr>
                          <m:t>f</m:t>
                        </m:r>
                      </m:sub>
                    </m:sSub>
                    <m:r>
                      <m:rPr>
                        <m:sty m:val="p"/>
                      </m:rPr>
                      <w:rPr>
                        <w:rFonts w:ascii="Cambria Math" w:hAnsi="Cambria Math"/>
                        <w:color w:val="000000"/>
                        <w:szCs w:val="21"/>
                      </w:rPr>
                      <m:t>​⋅</m:t>
                    </m:r>
                    <m:sSub>
                      <m:sSubPr>
                        <m:ctrlPr>
                          <w:rPr>
                            <w:rFonts w:ascii="Cambria Math" w:hAnsi="Cambria Math"/>
                            <w:color w:val="000000"/>
                            <w:szCs w:val="21"/>
                          </w:rPr>
                        </m:ctrlPr>
                      </m:sSubPr>
                      <m:e>
                        <m:r>
                          <m:rPr>
                            <m:sty m:val="p"/>
                          </m:rPr>
                          <w:rPr>
                            <w:rFonts w:ascii="Cambria Math" w:hAnsi="Cambria Math" w:hint="eastAsia"/>
                            <w:color w:val="000000"/>
                            <w:szCs w:val="21"/>
                          </w:rPr>
                          <m:t>∥</m:t>
                        </m:r>
                        <m:sSub>
                          <m:sSubPr>
                            <m:ctrlPr>
                              <w:rPr>
                                <w:rFonts w:ascii="Cambria Math" w:hAnsi="Cambria Math"/>
                                <w:color w:val="000000"/>
                                <w:szCs w:val="21"/>
                              </w:rPr>
                            </m:ctrlPr>
                          </m:sSubPr>
                          <m:e>
                            <m:r>
                              <m:rPr>
                                <m:sty m:val="b"/>
                              </m:rPr>
                              <w:rPr>
                                <w:rFonts w:ascii="Cambria Math" w:hAnsi="Cambria Math"/>
                                <w:color w:val="000000"/>
                                <w:szCs w:val="21"/>
                              </w:rPr>
                              <m:t>f</m:t>
                            </m:r>
                          </m:e>
                          <m:sub>
                            <m:r>
                              <w:rPr>
                                <w:rFonts w:ascii="Cambria Math" w:hAnsi="Cambria Math"/>
                                <w:color w:val="000000"/>
                                <w:szCs w:val="21"/>
                              </w:rPr>
                              <m:t>i</m:t>
                            </m:r>
                          </m:sub>
                        </m:sSub>
                        <m:r>
                          <m:rPr>
                            <m:sty m:val="p"/>
                          </m:rPr>
                          <w:rPr>
                            <w:rFonts w:ascii="Cambria Math" w:hAnsi="Cambria Math"/>
                            <w:color w:val="000000"/>
                            <w:szCs w:val="21"/>
                          </w:rPr>
                          <m:t>​-</m:t>
                        </m:r>
                        <m:sSub>
                          <m:sSubPr>
                            <m:ctrlPr>
                              <w:rPr>
                                <w:rFonts w:ascii="Cambria Math" w:hAnsi="Cambria Math"/>
                                <w:color w:val="000000"/>
                                <w:szCs w:val="21"/>
                              </w:rPr>
                            </m:ctrlPr>
                          </m:sSubPr>
                          <m:e>
                            <m:r>
                              <m:rPr>
                                <m:sty m:val="b"/>
                              </m:rPr>
                              <w:rPr>
                                <w:rFonts w:ascii="Cambria Math" w:hAnsi="Cambria Math"/>
                                <w:color w:val="000000"/>
                                <w:szCs w:val="21"/>
                              </w:rPr>
                              <m:t>f</m:t>
                            </m:r>
                          </m:e>
                          <m:sub>
                            <m:r>
                              <w:rPr>
                                <w:rFonts w:ascii="Cambria Math" w:hAnsi="Cambria Math"/>
                                <w:color w:val="000000"/>
                                <w:szCs w:val="21"/>
                              </w:rPr>
                              <m:t>j</m:t>
                            </m:r>
                            <m:r>
                              <m:rPr>
                                <m:sty m:val="p"/>
                              </m:rPr>
                              <w:rPr>
                                <w:rFonts w:ascii="Cambria Math" w:hAnsi="Cambria Math"/>
                                <w:color w:val="000000"/>
                                <w:szCs w:val="21"/>
                              </w:rPr>
                              <m:t>​</m:t>
                            </m:r>
                          </m:sub>
                        </m:sSub>
                        <m:r>
                          <m:rPr>
                            <m:sty m:val="p"/>
                          </m:rPr>
                          <w:rPr>
                            <w:rFonts w:ascii="Cambria Math" w:hAnsi="Cambria Math" w:hint="eastAsia"/>
                            <w:color w:val="000000"/>
                            <w:szCs w:val="21"/>
                          </w:rPr>
                          <m:t>∥</m:t>
                        </m:r>
                      </m:e>
                      <m:sub>
                        <m:r>
                          <m:rPr>
                            <m:sty m:val="p"/>
                          </m:rPr>
                          <w:rPr>
                            <w:rFonts w:ascii="Cambria Math" w:hAnsi="Cambria Math"/>
                            <w:color w:val="000000"/>
                            <w:szCs w:val="21"/>
                          </w:rPr>
                          <m:t>2</m:t>
                        </m:r>
                      </m:sub>
                    </m:sSub>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ω</m:t>
                        </m:r>
                      </m:e>
                      <m:sub>
                        <m:r>
                          <w:rPr>
                            <w:rFonts w:ascii="Cambria Math" w:hAnsi="Cambria Math" w:hint="eastAsia"/>
                            <w:color w:val="000000"/>
                            <w:szCs w:val="21"/>
                          </w:rPr>
                          <m:t>x</m:t>
                        </m:r>
                      </m:sub>
                    </m:sSub>
                    <m:r>
                      <m:rPr>
                        <m:sty m:val="p"/>
                      </m:rPr>
                      <w:rPr>
                        <w:rFonts w:ascii="Cambria Math" w:hAnsi="Cambria Math"/>
                        <w:color w:val="000000"/>
                        <w:szCs w:val="21"/>
                      </w:rPr>
                      <m:t>⋅</m:t>
                    </m:r>
                    <m:f>
                      <m:fPr>
                        <m:ctrlPr>
                          <w:rPr>
                            <w:rFonts w:ascii="Cambria Math" w:hAnsi="Cambria Math"/>
                            <w:color w:val="000000"/>
                            <w:szCs w:val="21"/>
                          </w:rPr>
                        </m:ctrlPr>
                      </m:fPr>
                      <m:num>
                        <m:r>
                          <m:rPr>
                            <m:sty m:val="p"/>
                          </m:rPr>
                          <w:rPr>
                            <w:rFonts w:ascii="Cambria Math" w:hAnsi="Cambria Math"/>
                            <w:color w:val="000000"/>
                            <w:szCs w:val="21"/>
                          </w:rPr>
                          <m:t>1</m:t>
                        </m:r>
                      </m:num>
                      <m:den>
                        <m:r>
                          <w:rPr>
                            <w:rFonts w:ascii="Cambria Math" w:hAnsi="Cambria Math"/>
                            <w:color w:val="000000"/>
                            <w:szCs w:val="21"/>
                          </w:rPr>
                          <m:t>T</m:t>
                        </m:r>
                      </m:den>
                    </m:f>
                    <m:r>
                      <m:rPr>
                        <m:sty m:val="p"/>
                      </m:rPr>
                      <w:rPr>
                        <w:rFonts w:ascii="Cambria Math" w:hAnsi="Cambria Math"/>
                        <w:color w:val="000000"/>
                        <w:szCs w:val="21"/>
                      </w:rPr>
                      <m:t>​</m:t>
                    </m:r>
                    <m:nary>
                      <m:naryPr>
                        <m:chr m:val="∑"/>
                        <m:limLoc m:val="undOvr"/>
                        <m:ctrlPr>
                          <w:rPr>
                            <w:rFonts w:ascii="Cambria Math" w:hAnsi="Cambria Math"/>
                            <w:color w:val="000000"/>
                            <w:szCs w:val="21"/>
                          </w:rPr>
                        </m:ctrlPr>
                      </m:naryPr>
                      <m:sub>
                        <m:r>
                          <w:rPr>
                            <w:rFonts w:ascii="Cambria Math" w:hAnsi="Cambria Math"/>
                            <w:color w:val="000000"/>
                            <w:szCs w:val="21"/>
                          </w:rPr>
                          <m:t>t</m:t>
                        </m:r>
                        <m:r>
                          <m:rPr>
                            <m:sty m:val="p"/>
                          </m:rPr>
                          <w:rPr>
                            <w:rFonts w:ascii="Cambria Math" w:hAnsi="Cambria Math"/>
                            <w:color w:val="000000"/>
                            <w:szCs w:val="21"/>
                          </w:rPr>
                          <m:t>=1</m:t>
                        </m:r>
                      </m:sub>
                      <m:sup>
                        <m:r>
                          <w:rPr>
                            <w:rFonts w:ascii="Cambria Math" w:hAnsi="Cambria Math"/>
                            <w:color w:val="000000"/>
                            <w:szCs w:val="21"/>
                          </w:rPr>
                          <m:t>T</m:t>
                        </m:r>
                        <m:r>
                          <m:rPr>
                            <m:sty m:val="p"/>
                          </m:rPr>
                          <w:rPr>
                            <w:rFonts w:ascii="Cambria Math" w:hAnsi="Cambria Math"/>
                            <w:color w:val="000000"/>
                            <w:szCs w:val="21"/>
                          </w:rPr>
                          <m:t>​</m:t>
                        </m:r>
                      </m:sup>
                      <m:e>
                        <m:sSub>
                          <m:sSubPr>
                            <m:ctrlPr>
                              <w:rPr>
                                <w:rFonts w:ascii="Cambria Math" w:hAnsi="Cambria Math"/>
                                <w:color w:val="000000"/>
                                <w:szCs w:val="21"/>
                              </w:rPr>
                            </m:ctrlPr>
                          </m:sSubPr>
                          <m:e>
                            <m:r>
                              <m:rPr>
                                <m:sty m:val="p"/>
                              </m:rPr>
                              <w:rPr>
                                <w:rFonts w:ascii="Cambria Math" w:hAnsi="Cambria Math" w:hint="eastAsia"/>
                                <w:color w:val="000000"/>
                                <w:szCs w:val="21"/>
                              </w:rPr>
                              <m:t>∥</m:t>
                            </m:r>
                            <m:sSub>
                              <m:sSubPr>
                                <m:ctrlPr>
                                  <w:rPr>
                                    <w:rFonts w:ascii="Cambria Math" w:hAnsi="Cambria Math"/>
                                    <w:color w:val="000000"/>
                                    <w:szCs w:val="21"/>
                                  </w:rPr>
                                </m:ctrlPr>
                              </m:sSubPr>
                              <m:e>
                                <m:r>
                                  <w:rPr>
                                    <w:rFonts w:ascii="Cambria Math" w:hAnsi="Cambria Math"/>
                                    <w:color w:val="000000"/>
                                    <w:szCs w:val="21"/>
                                  </w:rPr>
                                  <m:t>x</m:t>
                                </m:r>
                              </m:e>
                              <m:sub>
                                <m:r>
                                  <w:rPr>
                                    <w:rFonts w:ascii="Cambria Math" w:hAnsi="Cambria Math"/>
                                    <w:color w:val="000000"/>
                                    <w:szCs w:val="21"/>
                                  </w:rPr>
                                  <m:t>i</m:t>
                                </m:r>
                              </m:sub>
                            </m:sSub>
                            <m:r>
                              <m:rPr>
                                <m:sty m:val="p"/>
                              </m:rPr>
                              <w:rPr>
                                <w:rFonts w:ascii="Cambria Math" w:hAnsi="Cambria Math"/>
                                <w:color w:val="000000"/>
                                <w:szCs w:val="21"/>
                              </w:rPr>
                              <m:t>​</m:t>
                            </m:r>
                            <m:d>
                              <m:dPr>
                                <m:ctrlPr>
                                  <w:rPr>
                                    <w:rFonts w:ascii="Cambria Math" w:hAnsi="Cambria Math"/>
                                    <w:color w:val="000000"/>
                                    <w:szCs w:val="21"/>
                                  </w:rPr>
                                </m:ctrlPr>
                              </m:dPr>
                              <m:e>
                                <m:r>
                                  <w:rPr>
                                    <w:rFonts w:ascii="Cambria Math" w:hAnsi="Cambria Math"/>
                                    <w:color w:val="000000"/>
                                    <w:szCs w:val="21"/>
                                  </w:rPr>
                                  <m:t>t</m:t>
                                </m:r>
                              </m:e>
                            </m:d>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x</m:t>
                                </m:r>
                              </m:e>
                              <m:sub>
                                <m:r>
                                  <w:rPr>
                                    <w:rFonts w:ascii="Cambria Math" w:hAnsi="Cambria Math"/>
                                    <w:color w:val="000000"/>
                                    <w:szCs w:val="21"/>
                                  </w:rPr>
                                  <m:t>j</m:t>
                                </m:r>
                              </m:sub>
                            </m:sSub>
                            <m:d>
                              <m:dPr>
                                <m:ctrlPr>
                                  <w:rPr>
                                    <w:rFonts w:ascii="Cambria Math" w:hAnsi="Cambria Math"/>
                                    <w:color w:val="000000"/>
                                    <w:szCs w:val="21"/>
                                  </w:rPr>
                                </m:ctrlPr>
                              </m:dPr>
                              <m:e>
                                <m:r>
                                  <w:rPr>
                                    <w:rFonts w:ascii="Cambria Math" w:hAnsi="Cambria Math"/>
                                    <w:color w:val="000000"/>
                                    <w:szCs w:val="21"/>
                                  </w:rPr>
                                  <m:t>t</m:t>
                                </m:r>
                              </m:e>
                            </m:d>
                            <m:r>
                              <m:rPr>
                                <m:sty m:val="p"/>
                              </m:rPr>
                              <w:rPr>
                                <w:rFonts w:ascii="Cambria Math" w:hAnsi="Cambria Math" w:hint="eastAsia"/>
                                <w:color w:val="000000"/>
                                <w:szCs w:val="21"/>
                              </w:rPr>
                              <m:t>∥</m:t>
                            </m:r>
                          </m:e>
                          <m:sub>
                            <m:r>
                              <m:rPr>
                                <m:sty m:val="p"/>
                              </m:rPr>
                              <w:rPr>
                                <w:rFonts w:ascii="Cambria Math" w:hAnsi="Cambria Math"/>
                                <w:color w:val="000000"/>
                                <w:szCs w:val="21"/>
                              </w:rPr>
                              <m:t>2</m:t>
                            </m:r>
                          </m:sub>
                        </m:sSub>
                      </m:e>
                    </m:nary>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22</m:t>
                        </m:r>
                      </m:e>
                    </m:d>
                    <m:ctrlPr>
                      <w:rPr>
                        <w:rFonts w:ascii="Cambria Math" w:hAnsi="Cambria Math"/>
                        <w:i/>
                        <w:color w:val="000000"/>
                        <w:szCs w:val="21"/>
                      </w:rPr>
                    </m:ctrlPr>
                  </m:e>
                </m:eqArr>
              </m:oMath>
            </m:oMathPara>
          </w:p>
          <w:p w14:paraId="72FB8AAD" w14:textId="2BC4B2A5" w:rsidR="009171FD" w:rsidRPr="009171FD" w:rsidRDefault="00000000" w:rsidP="002529AF">
            <w:pPr>
              <w:spacing w:line="240" w:lineRule="auto"/>
              <w:ind w:firstLine="42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b>
                      <m:sSubPr>
                        <m:ctrlPr>
                          <w:rPr>
                            <w:rFonts w:ascii="Cambria Math" w:hAnsi="Cambria Math"/>
                            <w:color w:val="000000"/>
                            <w:szCs w:val="21"/>
                          </w:rPr>
                        </m:ctrlPr>
                      </m:sSubPr>
                      <m:e>
                        <m:r>
                          <m:rPr>
                            <m:sty m:val="b"/>
                          </m:rPr>
                          <w:rPr>
                            <w:rFonts w:ascii="Cambria Math" w:hAnsi="Cambria Math"/>
                            <w:color w:val="000000"/>
                            <w:szCs w:val="21"/>
                          </w:rPr>
                          <m:t>f</m:t>
                        </m:r>
                      </m:e>
                      <m:sub>
                        <m:r>
                          <w:rPr>
                            <w:rFonts w:ascii="Cambria Math" w:hAnsi="Cambria Math"/>
                            <w:color w:val="000000"/>
                            <w:szCs w:val="21"/>
                          </w:rPr>
                          <m:t>i</m:t>
                        </m:r>
                      </m:sub>
                    </m:sSub>
                    <m:r>
                      <m:rPr>
                        <m:sty m:val="p"/>
                      </m:rPr>
                      <w:rPr>
                        <w:rFonts w:ascii="Cambria Math" w:hAnsi="Cambria Math"/>
                        <w:color w:val="000000"/>
                        <w:szCs w:val="21"/>
                      </w:rPr>
                      <m:t>​=</m:t>
                    </m:r>
                    <m:d>
                      <m:dPr>
                        <m:begChr m:val="["/>
                        <m:endChr m:val="]"/>
                        <m:ctrlPr>
                          <w:rPr>
                            <w:rFonts w:ascii="Cambria Math" w:hAnsi="Cambria Math"/>
                            <w:color w:val="000000"/>
                            <w:szCs w:val="21"/>
                          </w:rPr>
                        </m:ctrlPr>
                      </m:dPr>
                      <m:e>
                        <m:sSub>
                          <m:sSubPr>
                            <m:ctrlPr>
                              <w:rPr>
                                <w:rFonts w:ascii="Cambria Math" w:hAnsi="Cambria Math"/>
                                <w:color w:val="000000"/>
                                <w:szCs w:val="21"/>
                              </w:rPr>
                            </m:ctrlPr>
                          </m:sSubPr>
                          <m:e>
                            <m:r>
                              <w:rPr>
                                <w:rFonts w:ascii="Cambria Math" w:hAnsi="Cambria Math"/>
                                <w:color w:val="000000"/>
                                <w:szCs w:val="21"/>
                              </w:rPr>
                              <m:t>f</m:t>
                            </m:r>
                          </m:e>
                          <m:sub>
                            <m:r>
                              <m:rPr>
                                <m:sty m:val="p"/>
                              </m:rPr>
                              <w:rPr>
                                <w:rFonts w:ascii="Cambria Math" w:hAnsi="Cambria Math"/>
                                <w:color w:val="000000"/>
                                <w:szCs w:val="21"/>
                              </w:rPr>
                              <m:t>1</m:t>
                            </m:r>
                          </m:sub>
                        </m:sSub>
                        <m:r>
                          <m:rPr>
                            <m:sty m:val="p"/>
                          </m:rPr>
                          <w:rPr>
                            <w:rFonts w:ascii="Cambria Math" w:hAnsi="Cambria Math"/>
                            <w:color w:val="000000"/>
                            <w:szCs w:val="21"/>
                          </w:rPr>
                          <m:t>​</m:t>
                        </m:r>
                        <m:d>
                          <m:dPr>
                            <m:ctrlPr>
                              <w:rPr>
                                <w:rFonts w:ascii="Cambria Math" w:hAnsi="Cambria Math"/>
                                <w:color w:val="000000"/>
                                <w:szCs w:val="21"/>
                              </w:rPr>
                            </m:ctrlPr>
                          </m:dPr>
                          <m:e>
                            <m:sSub>
                              <m:sSubPr>
                                <m:ctrlPr>
                                  <w:rPr>
                                    <w:rFonts w:ascii="Cambria Math" w:hAnsi="Cambria Math"/>
                                    <w:color w:val="000000"/>
                                    <w:szCs w:val="21"/>
                                  </w:rPr>
                                </m:ctrlPr>
                              </m:sSubPr>
                              <m:e>
                                <m:r>
                                  <w:rPr>
                                    <w:rFonts w:ascii="Cambria Math" w:hAnsi="Cambria Math"/>
                                    <w:color w:val="000000"/>
                                    <w:szCs w:val="21"/>
                                  </w:rPr>
                                  <m:t>x</m:t>
                                </m:r>
                                <m:r>
                                  <m:rPr>
                                    <m:sty m:val="p"/>
                                  </m:rPr>
                                  <w:rPr>
                                    <w:rFonts w:ascii="Cambria Math" w:hAnsi="Cambria Math"/>
                                    <w:color w:val="000000"/>
                                    <w:szCs w:val="21"/>
                                  </w:rPr>
                                  <m:t>​</m:t>
                                </m:r>
                              </m:e>
                              <m:sub>
                                <m:r>
                                  <w:rPr>
                                    <w:rFonts w:ascii="Cambria Math" w:hAnsi="Cambria Math"/>
                                    <w:color w:val="000000"/>
                                    <w:szCs w:val="21"/>
                                  </w:rPr>
                                  <m:t>i</m:t>
                                </m:r>
                              </m:sub>
                            </m:sSub>
                          </m:e>
                        </m:d>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f</m:t>
                            </m:r>
                          </m:e>
                          <m:sub>
                            <m:r>
                              <m:rPr>
                                <m:sty m:val="p"/>
                              </m:rPr>
                              <w:rPr>
                                <w:rFonts w:ascii="Cambria Math" w:hAnsi="Cambria Math"/>
                                <w:color w:val="000000"/>
                                <w:szCs w:val="21"/>
                              </w:rPr>
                              <m:t>2</m:t>
                            </m:r>
                          </m:sub>
                        </m:sSub>
                        <m:r>
                          <m:rPr>
                            <m:sty m:val="p"/>
                          </m:rPr>
                          <w:rPr>
                            <w:rFonts w:ascii="Cambria Math" w:hAnsi="Cambria Math"/>
                            <w:color w:val="000000"/>
                            <w:szCs w:val="21"/>
                          </w:rPr>
                          <m:t>​</m:t>
                        </m:r>
                        <m:d>
                          <m:dPr>
                            <m:ctrlPr>
                              <w:rPr>
                                <w:rFonts w:ascii="Cambria Math" w:hAnsi="Cambria Math"/>
                                <w:color w:val="000000"/>
                                <w:szCs w:val="21"/>
                              </w:rPr>
                            </m:ctrlPr>
                          </m:dPr>
                          <m:e>
                            <m:sSub>
                              <m:sSubPr>
                                <m:ctrlPr>
                                  <w:rPr>
                                    <w:rFonts w:ascii="Cambria Math" w:hAnsi="Cambria Math"/>
                                    <w:color w:val="000000"/>
                                    <w:szCs w:val="21"/>
                                  </w:rPr>
                                </m:ctrlPr>
                              </m:sSubPr>
                              <m:e>
                                <m:r>
                                  <w:rPr>
                                    <w:rFonts w:ascii="Cambria Math" w:hAnsi="Cambria Math"/>
                                    <w:color w:val="000000"/>
                                    <w:szCs w:val="21"/>
                                  </w:rPr>
                                  <m:t>x</m:t>
                                </m:r>
                                <m:r>
                                  <m:rPr>
                                    <m:sty m:val="p"/>
                                  </m:rPr>
                                  <w:rPr>
                                    <w:rFonts w:ascii="Cambria Math" w:hAnsi="Cambria Math"/>
                                    <w:color w:val="000000"/>
                                    <w:szCs w:val="21"/>
                                  </w:rPr>
                                  <m:t>​</m:t>
                                </m:r>
                              </m:e>
                              <m:sub>
                                <m:r>
                                  <w:rPr>
                                    <w:rFonts w:ascii="Cambria Math" w:hAnsi="Cambria Math"/>
                                    <w:color w:val="000000"/>
                                    <w:szCs w:val="21"/>
                                  </w:rPr>
                                  <m:t>i</m:t>
                                </m:r>
                              </m:sub>
                            </m:sSub>
                          </m:e>
                        </m:d>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f</m:t>
                            </m:r>
                          </m:e>
                          <m:sub>
                            <m:r>
                              <m:rPr>
                                <m:sty m:val="p"/>
                              </m:rPr>
                              <w:rPr>
                                <w:rFonts w:ascii="Cambria Math" w:hAnsi="Cambria Math"/>
                                <w:color w:val="000000"/>
                                <w:szCs w:val="21"/>
                              </w:rPr>
                              <m:t>3</m:t>
                            </m:r>
                          </m:sub>
                        </m:sSub>
                        <m:r>
                          <m:rPr>
                            <m:sty m:val="p"/>
                          </m:rPr>
                          <w:rPr>
                            <w:rFonts w:ascii="Cambria Math" w:hAnsi="Cambria Math"/>
                            <w:color w:val="000000"/>
                            <w:szCs w:val="21"/>
                          </w:rPr>
                          <m:t>​​</m:t>
                        </m:r>
                        <m:d>
                          <m:dPr>
                            <m:ctrlPr>
                              <w:rPr>
                                <w:rFonts w:ascii="Cambria Math" w:hAnsi="Cambria Math"/>
                                <w:color w:val="000000"/>
                                <w:szCs w:val="21"/>
                              </w:rPr>
                            </m:ctrlPr>
                          </m:dPr>
                          <m:e>
                            <m:sSub>
                              <m:sSubPr>
                                <m:ctrlPr>
                                  <w:rPr>
                                    <w:rFonts w:ascii="Cambria Math" w:hAnsi="Cambria Math"/>
                                    <w:color w:val="000000"/>
                                    <w:szCs w:val="21"/>
                                  </w:rPr>
                                </m:ctrlPr>
                              </m:sSubPr>
                              <m:e>
                                <m:r>
                                  <w:rPr>
                                    <w:rFonts w:ascii="Cambria Math" w:hAnsi="Cambria Math"/>
                                    <w:color w:val="000000"/>
                                    <w:szCs w:val="21"/>
                                  </w:rPr>
                                  <m:t>x</m:t>
                                </m:r>
                                <m:r>
                                  <m:rPr>
                                    <m:sty m:val="p"/>
                                  </m:rPr>
                                  <w:rPr>
                                    <w:rFonts w:ascii="Cambria Math" w:hAnsi="Cambria Math"/>
                                    <w:color w:val="000000"/>
                                    <w:szCs w:val="21"/>
                                  </w:rPr>
                                  <m:t>​</m:t>
                                </m:r>
                              </m:e>
                              <m:sub>
                                <m:r>
                                  <w:rPr>
                                    <w:rFonts w:ascii="Cambria Math" w:hAnsi="Cambria Math"/>
                                    <w:color w:val="000000"/>
                                    <w:szCs w:val="21"/>
                                  </w:rPr>
                                  <m:t>i</m:t>
                                </m:r>
                              </m:sub>
                            </m:sSub>
                          </m:e>
                        </m:d>
                      </m:e>
                    </m:d>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23</m:t>
                        </m:r>
                      </m:e>
                    </m:d>
                    <m:ctrlPr>
                      <w:rPr>
                        <w:rFonts w:ascii="Cambria Math" w:hAnsi="Cambria Math"/>
                        <w:i/>
                        <w:color w:val="000000"/>
                        <w:szCs w:val="21"/>
                      </w:rPr>
                    </m:ctrlPr>
                  </m:e>
                </m:eqArr>
              </m:oMath>
            </m:oMathPara>
          </w:p>
          <w:p w14:paraId="7DFFE2E7" w14:textId="61B39BDB" w:rsidR="00123FE5" w:rsidRPr="000C4EC9" w:rsidRDefault="00000000" w:rsidP="00A267A2">
            <w:pPr>
              <w:ind w:firstLine="420"/>
              <w:rPr>
                <w:rFonts w:asciiTheme="minorEastAsia" w:hAnsiTheme="minorEastAsia" w:hint="eastAsia"/>
                <w:color w:val="000000"/>
                <w:szCs w:val="21"/>
              </w:rPr>
            </w:pPr>
            <m:oMathPara>
              <m:oMath>
                <m:sSub>
                  <m:sSubPr>
                    <m:ctrlPr>
                      <w:rPr>
                        <w:rFonts w:ascii="Cambria Math" w:hAnsi="Cambria Math"/>
                        <w:color w:val="000000"/>
                        <w:szCs w:val="21"/>
                      </w:rPr>
                    </m:ctrlPr>
                  </m:sSubPr>
                  <m:e>
                    <m:r>
                      <w:rPr>
                        <w:rFonts w:ascii="Cambria Math" w:hAnsi="Cambria Math"/>
                        <w:color w:val="000000"/>
                        <w:szCs w:val="21"/>
                      </w:rPr>
                      <m:t>ω</m:t>
                    </m:r>
                  </m:e>
                  <m:sub>
                    <m:r>
                      <w:rPr>
                        <w:rFonts w:ascii="Cambria Math" w:hAnsi="Cambria Math"/>
                        <w:color w:val="000000"/>
                        <w:szCs w:val="21"/>
                      </w:rPr>
                      <m:t>f</m:t>
                    </m:r>
                  </m:sub>
                </m:sSub>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ω</m:t>
                    </m:r>
                  </m:e>
                  <m:sub>
                    <m:r>
                      <w:rPr>
                        <w:rFonts w:ascii="Cambria Math" w:hAnsi="Cambria Math" w:hint="eastAsia"/>
                        <w:color w:val="000000"/>
                        <w:szCs w:val="21"/>
                      </w:rPr>
                      <m:t>x</m:t>
                    </m:r>
                  </m:sub>
                </m:sSub>
                <m:r>
                  <m:rPr>
                    <m:sty m:val="p"/>
                  </m:rPr>
                  <w:rPr>
                    <w:rFonts w:ascii="Cambria Math" w:hAnsi="Cambria Math"/>
                    <w:color w:val="000000"/>
                    <w:szCs w:val="21"/>
                  </w:rPr>
                  <m:t>=1</m:t>
                </m:r>
              </m:oMath>
            </m:oMathPara>
          </w:p>
          <w:p w14:paraId="22FD91D0" w14:textId="76A48ADD" w:rsidR="00EF6304" w:rsidRPr="000C4EC9" w:rsidRDefault="00D47896">
            <w:pPr>
              <w:ind w:firstLine="420"/>
              <w:rPr>
                <w:rFonts w:asciiTheme="minorEastAsia" w:hAnsiTheme="minorEastAsia" w:hint="eastAsia"/>
                <w:color w:val="000000"/>
                <w:szCs w:val="21"/>
              </w:rPr>
            </w:pPr>
            <w:r w:rsidRPr="000C4EC9">
              <w:rPr>
                <w:rFonts w:asciiTheme="minorEastAsia" w:hAnsiTheme="minorEastAsia" w:hint="eastAsia"/>
                <w:color w:val="000000"/>
                <w:szCs w:val="21"/>
              </w:rPr>
              <w:t>其中</w:t>
            </w:r>
            <w:r w:rsidR="00C61DD0" w:rsidRPr="000C4EC9">
              <w:rPr>
                <w:rFonts w:asciiTheme="minorEastAsia" w:hAnsiTheme="minorEastAsia" w:hint="eastAsia"/>
                <w:color w:val="000000"/>
                <w:szCs w:val="21"/>
              </w:rPr>
              <w:t xml:space="preserve"> </w:t>
            </w:r>
            <m:oMath>
              <m:sSub>
                <m:sSubPr>
                  <m:ctrlPr>
                    <w:rPr>
                      <w:rFonts w:ascii="Cambria Math" w:hAnsi="Cambria Math"/>
                      <w:color w:val="000000"/>
                      <w:szCs w:val="21"/>
                    </w:rPr>
                  </m:ctrlPr>
                </m:sSubPr>
                <m:e>
                  <m:r>
                    <m:rPr>
                      <m:sty m:val="b"/>
                    </m:rPr>
                    <w:rPr>
                      <w:rFonts w:ascii="Cambria Math" w:hAnsi="Cambria Math"/>
                      <w:color w:val="000000"/>
                      <w:szCs w:val="21"/>
                    </w:rPr>
                    <m:t>f</m:t>
                  </m:r>
                </m:e>
                <m:sub>
                  <m:r>
                    <w:rPr>
                      <w:rFonts w:ascii="Cambria Math" w:hAnsi="Cambria Math"/>
                      <w:color w:val="000000"/>
                      <w:szCs w:val="21"/>
                    </w:rPr>
                    <m:t>i</m:t>
                  </m:r>
                </m:sub>
              </m:sSub>
              <m:r>
                <m:rPr>
                  <m:sty m:val="p"/>
                </m:rPr>
                <w:rPr>
                  <w:rFonts w:ascii="Cambria Math" w:hAnsi="Cambria Math"/>
                  <w:color w:val="000000"/>
                  <w:szCs w:val="21"/>
                </w:rPr>
                <m:t>​</m:t>
              </m:r>
            </m:oMath>
            <w:r w:rsidR="00C61DD0" w:rsidRPr="000C4EC9">
              <w:rPr>
                <w:rFonts w:asciiTheme="minorEastAsia" w:hAnsiTheme="minorEastAsia" w:hint="eastAsia"/>
                <w:color w:val="000000"/>
                <w:szCs w:val="21"/>
              </w:rPr>
              <w:t xml:space="preserve"> 代表个体 </w:t>
            </w:r>
            <m:oMath>
              <m:r>
                <w:rPr>
                  <w:rFonts w:ascii="Cambria Math" w:hAnsi="Cambria Math" w:hint="eastAsia"/>
                  <w:color w:val="000000"/>
                  <w:szCs w:val="21"/>
                </w:rPr>
                <m:t>i</m:t>
              </m:r>
            </m:oMath>
            <w:r w:rsidR="00C61DD0" w:rsidRPr="000C4EC9">
              <w:rPr>
                <w:rFonts w:asciiTheme="minorEastAsia" w:hAnsiTheme="minorEastAsia" w:hint="eastAsia"/>
                <w:color w:val="000000"/>
                <w:szCs w:val="21"/>
              </w:rPr>
              <w:t xml:space="preserve"> 多目标</w:t>
            </w:r>
            <w:r w:rsidR="00306C70" w:rsidRPr="000C4EC9">
              <w:rPr>
                <w:rFonts w:asciiTheme="minorEastAsia" w:hAnsiTheme="minorEastAsia" w:hint="eastAsia"/>
                <w:color w:val="000000"/>
                <w:szCs w:val="21"/>
              </w:rPr>
              <w:t>向量，</w:t>
            </w:r>
            <m:oMath>
              <m:sSub>
                <m:sSubPr>
                  <m:ctrlPr>
                    <w:rPr>
                      <w:rFonts w:ascii="Cambria Math" w:hAnsi="Cambria Math"/>
                      <w:color w:val="000000"/>
                      <w:szCs w:val="21"/>
                    </w:rPr>
                  </m:ctrlPr>
                </m:sSubPr>
                <m:e>
                  <m:r>
                    <w:rPr>
                      <w:rFonts w:ascii="Cambria Math" w:hAnsi="Cambria Math"/>
                      <w:color w:val="000000"/>
                      <w:szCs w:val="21"/>
                    </w:rPr>
                    <m:t>x</m:t>
                  </m:r>
                  <m:r>
                    <m:rPr>
                      <m:sty m:val="p"/>
                    </m:rPr>
                    <w:rPr>
                      <w:rFonts w:ascii="Cambria Math" w:hAnsi="Cambria Math"/>
                      <w:color w:val="000000"/>
                      <w:szCs w:val="21"/>
                    </w:rPr>
                    <m:t>​</m:t>
                  </m:r>
                </m:e>
                <m:sub>
                  <m:r>
                    <w:rPr>
                      <w:rFonts w:ascii="Cambria Math" w:hAnsi="Cambria Math"/>
                      <w:color w:val="000000"/>
                      <w:szCs w:val="21"/>
                    </w:rPr>
                    <m:t>i</m:t>
                  </m:r>
                </m:sub>
              </m:sSub>
            </m:oMath>
            <w:r w:rsidR="00306C70" w:rsidRPr="000C4EC9">
              <w:rPr>
                <w:rFonts w:asciiTheme="minorEastAsia" w:hAnsiTheme="minorEastAsia" w:hint="eastAsia"/>
                <w:color w:val="000000"/>
                <w:szCs w:val="21"/>
              </w:rPr>
              <w:t xml:space="preserve"> 代表</w:t>
            </w:r>
            <w:r w:rsidR="00C17F91" w:rsidRPr="000C4EC9">
              <w:rPr>
                <w:rFonts w:asciiTheme="minorEastAsia" w:hAnsiTheme="minorEastAsia" w:hint="eastAsia"/>
                <w:color w:val="000000"/>
                <w:szCs w:val="21"/>
              </w:rPr>
              <w:t>该</w:t>
            </w:r>
            <w:r w:rsidR="00CF7A30" w:rsidRPr="000C4EC9">
              <w:rPr>
                <w:rFonts w:asciiTheme="minorEastAsia" w:hAnsiTheme="minorEastAsia" w:hint="eastAsia"/>
                <w:color w:val="000000"/>
                <w:szCs w:val="21"/>
              </w:rPr>
              <w:t>个体的</w:t>
            </w:r>
            <w:r w:rsidR="00CF7A30" w:rsidRPr="00B946D2">
              <w:rPr>
                <w:rFonts w:cs="Times New Roman"/>
                <w:color w:val="000000"/>
                <w:szCs w:val="21"/>
              </w:rPr>
              <w:t>NPK</w:t>
            </w:r>
            <w:r w:rsidR="00C17F91" w:rsidRPr="000C4EC9">
              <w:rPr>
                <w:rFonts w:asciiTheme="minorEastAsia" w:hAnsiTheme="minorEastAsia" w:hint="eastAsia"/>
                <w:color w:val="000000"/>
                <w:szCs w:val="21"/>
              </w:rPr>
              <w:t>施肥策略</w:t>
            </w:r>
            <w:r w:rsidR="00CF7A30" w:rsidRPr="000C4EC9">
              <w:rPr>
                <w:rFonts w:asciiTheme="minorEastAsia" w:hAnsiTheme="minorEastAsia" w:hint="eastAsia"/>
                <w:color w:val="000000"/>
                <w:szCs w:val="21"/>
              </w:rPr>
              <w:t>，</w:t>
            </w:r>
            <m:oMath>
              <m:sSub>
                <m:sSubPr>
                  <m:ctrlPr>
                    <w:rPr>
                      <w:rFonts w:ascii="Cambria Math" w:hAnsi="Cambria Math"/>
                      <w:color w:val="000000"/>
                      <w:szCs w:val="21"/>
                    </w:rPr>
                  </m:ctrlPr>
                </m:sSubPr>
                <m:e>
                  <m:r>
                    <w:rPr>
                      <w:rFonts w:ascii="Cambria Math" w:hAnsi="Cambria Math"/>
                      <w:color w:val="000000"/>
                      <w:szCs w:val="21"/>
                    </w:rPr>
                    <m:t>f</m:t>
                  </m:r>
                </m:e>
                <m:sub>
                  <m:r>
                    <w:rPr>
                      <w:rFonts w:ascii="Cambria Math" w:hAnsi="Cambria Math" w:hint="eastAsia"/>
                      <w:color w:val="000000"/>
                      <w:szCs w:val="21"/>
                    </w:rPr>
                    <m:t>p</m:t>
                  </m:r>
                </m:sub>
              </m:sSub>
              <m:r>
                <m:rPr>
                  <m:sty m:val="p"/>
                </m:rPr>
                <w:rPr>
                  <w:rFonts w:ascii="Cambria Math" w:hAnsi="Cambria Math"/>
                  <w:color w:val="000000"/>
                  <w:szCs w:val="21"/>
                </w:rPr>
                <m:t>(∙)</m:t>
              </m:r>
            </m:oMath>
            <w:r w:rsidR="00BE56E1" w:rsidRPr="000C4EC9">
              <w:rPr>
                <w:rFonts w:asciiTheme="minorEastAsia" w:hAnsiTheme="minorEastAsia" w:hint="eastAsia"/>
                <w:color w:val="000000"/>
                <w:szCs w:val="21"/>
              </w:rPr>
              <w:t xml:space="preserve"> 代表研究的多目标任务函数</w:t>
            </w:r>
            <w:r w:rsidR="007C1AFC" w:rsidRPr="000C4EC9">
              <w:rPr>
                <w:rFonts w:asciiTheme="minorEastAsia" w:hAnsiTheme="minorEastAsia" w:hint="eastAsia"/>
                <w:color w:val="000000"/>
                <w:szCs w:val="21"/>
              </w:rPr>
              <w:t>，</w:t>
            </w:r>
            <w:r w:rsidR="00A347E1" w:rsidRPr="000C4EC9">
              <w:rPr>
                <w:rFonts w:asciiTheme="minorEastAsia" w:hAnsiTheme="minorEastAsia" w:hint="eastAsia"/>
                <w:color w:val="000000"/>
                <w:szCs w:val="21"/>
              </w:rPr>
              <w:t xml:space="preserve">第二部分的 </w:t>
            </w:r>
            <m:oMath>
              <m:sSub>
                <m:sSubPr>
                  <m:ctrlPr>
                    <w:rPr>
                      <w:rFonts w:ascii="Cambria Math" w:hAnsi="Cambria Math"/>
                      <w:color w:val="000000"/>
                      <w:szCs w:val="21"/>
                    </w:rPr>
                  </m:ctrlPr>
                </m:sSubPr>
                <m:e>
                  <m:r>
                    <w:rPr>
                      <w:rFonts w:ascii="Cambria Math" w:hAnsi="Cambria Math"/>
                      <w:color w:val="000000"/>
                      <w:szCs w:val="21"/>
                    </w:rPr>
                    <m:t>x</m:t>
                  </m:r>
                </m:e>
                <m:sub>
                  <m:r>
                    <w:rPr>
                      <w:rFonts w:ascii="Cambria Math" w:hAnsi="Cambria Math"/>
                      <w:color w:val="000000"/>
                      <w:szCs w:val="21"/>
                    </w:rPr>
                    <m:t>i</m:t>
                  </m:r>
                </m:sub>
              </m:sSub>
              <m:r>
                <m:rPr>
                  <m:sty m:val="p"/>
                </m:rPr>
                <w:rPr>
                  <w:rFonts w:ascii="Cambria Math" w:hAnsi="Cambria Math"/>
                  <w:color w:val="000000"/>
                  <w:szCs w:val="21"/>
                </w:rPr>
                <m:t>​(</m:t>
              </m:r>
              <m:r>
                <w:rPr>
                  <w:rFonts w:ascii="Cambria Math" w:hAnsi="Cambria Math"/>
                  <w:color w:val="000000"/>
                  <w:szCs w:val="21"/>
                </w:rPr>
                <m:t>t</m:t>
              </m:r>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x</m:t>
                  </m:r>
                </m:e>
                <m:sub>
                  <m:r>
                    <w:rPr>
                      <w:rFonts w:ascii="Cambria Math" w:hAnsi="Cambria Math"/>
                      <w:color w:val="000000"/>
                      <w:szCs w:val="21"/>
                    </w:rPr>
                    <m:t>j</m:t>
                  </m:r>
                </m:sub>
              </m:sSub>
              <m:r>
                <m:rPr>
                  <m:sty m:val="p"/>
                </m:rPr>
                <w:rPr>
                  <w:rFonts w:ascii="Cambria Math" w:hAnsi="Cambria Math"/>
                  <w:color w:val="000000"/>
                  <w:szCs w:val="21"/>
                </w:rPr>
                <m:t>(</m:t>
              </m:r>
              <m:r>
                <w:rPr>
                  <w:rFonts w:ascii="Cambria Math" w:hAnsi="Cambria Math"/>
                  <w:color w:val="000000"/>
                  <w:szCs w:val="21"/>
                </w:rPr>
                <m:t>t</m:t>
              </m:r>
              <m:r>
                <m:rPr>
                  <m:sty m:val="p"/>
                </m:rPr>
                <w:rPr>
                  <w:rFonts w:ascii="Cambria Math" w:hAnsi="Cambria Math"/>
                  <w:color w:val="000000"/>
                  <w:szCs w:val="21"/>
                </w:rPr>
                <m:t>)</m:t>
              </m:r>
            </m:oMath>
            <w:r w:rsidR="00CD7075" w:rsidRPr="000C4EC9">
              <w:rPr>
                <w:rFonts w:asciiTheme="minorEastAsia" w:hAnsiTheme="minorEastAsia" w:hint="eastAsia"/>
                <w:color w:val="000000"/>
                <w:szCs w:val="21"/>
              </w:rPr>
              <w:t xml:space="preserve"> 则是为了量化</w:t>
            </w:r>
            <w:r w:rsidR="00187F4D" w:rsidRPr="000C4EC9">
              <w:rPr>
                <w:rFonts w:asciiTheme="minorEastAsia" w:hAnsiTheme="minorEastAsia" w:hint="eastAsia"/>
                <w:color w:val="000000"/>
                <w:szCs w:val="21"/>
              </w:rPr>
              <w:t>施肥</w:t>
            </w:r>
            <w:r w:rsidR="007457F1" w:rsidRPr="000C4EC9">
              <w:rPr>
                <w:rFonts w:asciiTheme="minorEastAsia" w:hAnsiTheme="minorEastAsia" w:hint="eastAsia"/>
                <w:color w:val="000000"/>
                <w:szCs w:val="21"/>
              </w:rPr>
              <w:t>模式，约束施肥曲线模式的多样性</w:t>
            </w:r>
            <w:r w:rsidR="00123FE5" w:rsidRPr="000C4EC9">
              <w:rPr>
                <w:rFonts w:asciiTheme="minorEastAsia" w:hAnsiTheme="minorEastAsia" w:hint="eastAsia"/>
                <w:color w:val="000000"/>
                <w:szCs w:val="21"/>
              </w:rPr>
              <w:t>，</w:t>
            </w:r>
            <m:oMath>
              <m:sSub>
                <m:sSubPr>
                  <m:ctrlPr>
                    <w:rPr>
                      <w:rFonts w:ascii="Cambria Math" w:hAnsi="Cambria Math"/>
                      <w:color w:val="000000"/>
                      <w:szCs w:val="21"/>
                    </w:rPr>
                  </m:ctrlPr>
                </m:sSubPr>
                <m:e>
                  <m:r>
                    <w:rPr>
                      <w:rFonts w:ascii="Cambria Math" w:hAnsi="Cambria Math"/>
                      <w:color w:val="000000"/>
                      <w:szCs w:val="21"/>
                    </w:rPr>
                    <m:t>ω</m:t>
                  </m:r>
                </m:e>
                <m:sub>
                  <m:r>
                    <w:rPr>
                      <w:rFonts w:ascii="Cambria Math" w:hAnsi="Cambria Math"/>
                      <w:color w:val="000000"/>
                      <w:szCs w:val="21"/>
                    </w:rPr>
                    <m:t>f</m:t>
                  </m:r>
                </m:sub>
              </m:sSub>
            </m:oMath>
            <w:r w:rsidR="00123FE5" w:rsidRPr="000C4EC9">
              <w:rPr>
                <w:rFonts w:asciiTheme="minorEastAsia" w:hAnsiTheme="minorEastAsia" w:hint="eastAsia"/>
                <w:color w:val="000000"/>
                <w:szCs w:val="21"/>
              </w:rPr>
              <w:t xml:space="preserve"> 和</w:t>
            </w:r>
            <m:oMath>
              <m:sSub>
                <m:sSubPr>
                  <m:ctrlPr>
                    <w:rPr>
                      <w:rFonts w:ascii="Cambria Math" w:hAnsi="Cambria Math"/>
                      <w:color w:val="000000"/>
                      <w:szCs w:val="21"/>
                    </w:rPr>
                  </m:ctrlPr>
                </m:sSubPr>
                <m:e>
                  <m:r>
                    <w:rPr>
                      <w:rFonts w:ascii="Cambria Math" w:hAnsi="Cambria Math"/>
                      <w:color w:val="000000"/>
                      <w:szCs w:val="21"/>
                    </w:rPr>
                    <m:t>ω</m:t>
                  </m:r>
                </m:e>
                <m:sub>
                  <m:r>
                    <w:rPr>
                      <w:rFonts w:ascii="Cambria Math" w:hAnsi="Cambria Math" w:hint="eastAsia"/>
                      <w:color w:val="000000"/>
                      <w:szCs w:val="21"/>
                    </w:rPr>
                    <m:t>x</m:t>
                  </m:r>
                </m:sub>
              </m:sSub>
            </m:oMath>
            <w:r w:rsidR="00496FF2" w:rsidRPr="000C4EC9">
              <w:rPr>
                <w:rFonts w:asciiTheme="minorEastAsia" w:hAnsiTheme="minorEastAsia" w:hint="eastAsia"/>
                <w:color w:val="000000"/>
                <w:szCs w:val="21"/>
              </w:rPr>
              <w:t>为两者之间的平衡权重。</w:t>
            </w:r>
          </w:p>
          <w:p w14:paraId="0F194DE4" w14:textId="77777777" w:rsidR="00ED5AA6" w:rsidRPr="000C4EC9" w:rsidRDefault="005C3C58">
            <w:pPr>
              <w:ind w:firstLine="420"/>
              <w:rPr>
                <w:rFonts w:asciiTheme="minorEastAsia" w:hAnsiTheme="minorEastAsia" w:hint="eastAsia"/>
                <w:color w:val="000000"/>
                <w:szCs w:val="21"/>
              </w:rPr>
            </w:pPr>
            <w:r w:rsidRPr="000C4EC9">
              <w:rPr>
                <w:rFonts w:asciiTheme="minorEastAsia" w:hAnsiTheme="minorEastAsia" w:hint="eastAsia"/>
                <w:color w:val="000000"/>
                <w:szCs w:val="21"/>
              </w:rPr>
              <w:t>接着在综合距离的基础上，</w:t>
            </w:r>
            <w:r w:rsidR="000F0A60" w:rsidRPr="000C4EC9">
              <w:rPr>
                <w:rFonts w:asciiTheme="minorEastAsia" w:hAnsiTheme="minorEastAsia" w:hint="eastAsia"/>
                <w:color w:val="000000"/>
                <w:szCs w:val="21"/>
              </w:rPr>
              <w:t>定义局部稀疏度度量</w:t>
            </w:r>
            <w:r w:rsidR="009274A9" w:rsidRPr="000C4EC9">
              <w:rPr>
                <w:rFonts w:asciiTheme="minorEastAsia" w:hAnsiTheme="minorEastAsia" w:hint="eastAsia"/>
                <w:color w:val="000000"/>
                <w:szCs w:val="21"/>
              </w:rPr>
              <w:t>为其在综合距离下的邻域</w:t>
            </w:r>
            <w:r w:rsidR="00ED5AA6" w:rsidRPr="000C4EC9">
              <w:rPr>
                <w:rFonts w:asciiTheme="minorEastAsia" w:hAnsiTheme="minorEastAsia" w:hint="eastAsia"/>
                <w:color w:val="000000"/>
                <w:szCs w:val="21"/>
              </w:rPr>
              <w:t>平均距离：</w:t>
            </w:r>
          </w:p>
          <w:p w14:paraId="3782ABB8" w14:textId="6C9CE8EC" w:rsidR="009171FD" w:rsidRPr="009171FD" w:rsidRDefault="00000000" w:rsidP="002529AF">
            <w:pPr>
              <w:spacing w:line="240" w:lineRule="auto"/>
              <w:ind w:firstLine="42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b>
                      <m:sSubPr>
                        <m:ctrlPr>
                          <w:rPr>
                            <w:rFonts w:ascii="Cambria Math" w:hAnsi="Cambria Math"/>
                            <w:color w:val="000000"/>
                            <w:szCs w:val="21"/>
                          </w:rPr>
                        </m:ctrlPr>
                      </m:sSubPr>
                      <m:e>
                        <m:r>
                          <w:rPr>
                            <w:rFonts w:ascii="Cambria Math" w:hAnsi="Cambria Math"/>
                            <w:color w:val="000000"/>
                            <w:szCs w:val="21"/>
                          </w:rPr>
                          <m:t>D</m:t>
                        </m:r>
                      </m:e>
                      <m:sub>
                        <m:r>
                          <w:rPr>
                            <w:rFonts w:ascii="Cambria Math" w:hAnsi="Cambria Math"/>
                            <w:color w:val="000000"/>
                            <w:szCs w:val="21"/>
                          </w:rPr>
                          <m:t>i</m:t>
                        </m:r>
                      </m:sub>
                    </m:sSub>
                    <m:r>
                      <m:rPr>
                        <m:sty m:val="p"/>
                      </m:rPr>
                      <w:rPr>
                        <w:rFonts w:ascii="Cambria Math" w:hAnsi="Cambria Math"/>
                        <w:color w:val="000000"/>
                        <w:szCs w:val="21"/>
                      </w:rPr>
                      <m:t>​=</m:t>
                    </m:r>
                    <m:f>
                      <m:fPr>
                        <m:ctrlPr>
                          <w:rPr>
                            <w:rFonts w:ascii="Cambria Math" w:hAnsi="Cambria Math"/>
                            <w:color w:val="000000"/>
                            <w:szCs w:val="21"/>
                          </w:rPr>
                        </m:ctrlPr>
                      </m:fPr>
                      <m:num>
                        <m:r>
                          <m:rPr>
                            <m:sty m:val="p"/>
                          </m:rPr>
                          <w:rPr>
                            <w:rFonts w:ascii="Cambria Math" w:hAnsi="Cambria Math"/>
                            <w:color w:val="000000"/>
                            <w:szCs w:val="21"/>
                          </w:rPr>
                          <m:t>1</m:t>
                        </m:r>
                      </m:num>
                      <m:den>
                        <m:r>
                          <w:rPr>
                            <w:rFonts w:ascii="Cambria Math" w:hAnsi="Cambria Math"/>
                            <w:color w:val="000000"/>
                            <w:szCs w:val="21"/>
                          </w:rPr>
                          <m:t>k</m:t>
                        </m:r>
                      </m:den>
                    </m:f>
                    <m:r>
                      <m:rPr>
                        <m:sty m:val="p"/>
                      </m:rPr>
                      <w:rPr>
                        <w:rFonts w:ascii="Cambria Math" w:hAnsi="Cambria Math"/>
                        <w:color w:val="000000"/>
                        <w:szCs w:val="21"/>
                      </w:rPr>
                      <m:t>​</m:t>
                    </m:r>
                    <m:nary>
                      <m:naryPr>
                        <m:chr m:val="∑"/>
                        <m:limLoc m:val="undOvr"/>
                        <m:supHide m:val="1"/>
                        <m:ctrlPr>
                          <w:rPr>
                            <w:rFonts w:ascii="Cambria Math" w:hAnsi="Cambria Math"/>
                            <w:color w:val="000000"/>
                            <w:szCs w:val="21"/>
                          </w:rPr>
                        </m:ctrlPr>
                      </m:naryPr>
                      <m:sub>
                        <m:r>
                          <w:rPr>
                            <w:rFonts w:ascii="Cambria Math" w:hAnsi="Cambria Math"/>
                            <w:color w:val="000000"/>
                            <w:szCs w:val="21"/>
                          </w:rPr>
                          <m:t>j</m:t>
                        </m:r>
                        <m:r>
                          <m:rPr>
                            <m:sty m:val="p"/>
                          </m:rPr>
                          <w:rPr>
                            <w:rFonts w:ascii="Cambria Math" w:hAnsi="Cambria Math" w:hint="eastAsia"/>
                            <w:color w:val="000000"/>
                            <w:szCs w:val="21"/>
                          </w:rPr>
                          <m:t>∈</m:t>
                        </m:r>
                        <m:sSub>
                          <m:sSubPr>
                            <m:ctrlPr>
                              <w:rPr>
                                <w:rFonts w:ascii="Cambria Math" w:hAnsi="Cambria Math"/>
                                <w:color w:val="000000"/>
                                <w:szCs w:val="21"/>
                              </w:rPr>
                            </m:ctrlPr>
                          </m:sSubPr>
                          <m:e>
                            <m:r>
                              <w:rPr>
                                <w:rFonts w:ascii="Cambria Math" w:hAnsi="Cambria Math"/>
                                <w:color w:val="000000"/>
                                <w:szCs w:val="21"/>
                              </w:rPr>
                              <m:t>N</m:t>
                            </m:r>
                          </m:e>
                          <m:sub>
                            <m:r>
                              <w:rPr>
                                <w:rFonts w:ascii="Cambria Math" w:hAnsi="Cambria Math"/>
                                <w:color w:val="000000"/>
                                <w:szCs w:val="21"/>
                              </w:rPr>
                              <m:t>k</m:t>
                            </m:r>
                          </m:sub>
                        </m:sSub>
                        <m:r>
                          <m:rPr>
                            <m:sty m:val="p"/>
                          </m:rPr>
                          <w:rPr>
                            <w:rFonts w:ascii="Cambria Math" w:hAnsi="Cambria Math"/>
                            <w:color w:val="000000"/>
                            <w:szCs w:val="21"/>
                          </w:rPr>
                          <m:t>​</m:t>
                        </m:r>
                        <m:d>
                          <m:dPr>
                            <m:ctrlPr>
                              <w:rPr>
                                <w:rFonts w:ascii="Cambria Math" w:hAnsi="Cambria Math"/>
                                <w:color w:val="000000"/>
                                <w:szCs w:val="21"/>
                              </w:rPr>
                            </m:ctrlPr>
                          </m:dPr>
                          <m:e>
                            <m:r>
                              <w:rPr>
                                <w:rFonts w:ascii="Cambria Math" w:hAnsi="Cambria Math"/>
                                <w:color w:val="000000"/>
                                <w:szCs w:val="21"/>
                              </w:rPr>
                              <m:t>i</m:t>
                            </m:r>
                          </m:e>
                        </m:d>
                      </m:sub>
                      <m:sup/>
                      <m:e>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Dist</m:t>
                            </m:r>
                          </m:e>
                          <m:sub>
                            <m:r>
                              <w:rPr>
                                <w:rFonts w:ascii="Cambria Math" w:hAnsi="Cambria Math"/>
                                <w:color w:val="000000"/>
                                <w:szCs w:val="21"/>
                              </w:rPr>
                              <m:t>ij</m:t>
                            </m:r>
                          </m:sub>
                        </m:sSub>
                        <m:r>
                          <m:rPr>
                            <m:sty m:val="p"/>
                          </m:rPr>
                          <w:rPr>
                            <w:rFonts w:ascii="Cambria Math" w:hAnsi="Cambria Math"/>
                            <w:color w:val="000000"/>
                            <w:szCs w:val="21"/>
                          </w:rPr>
                          <m:t>​</m:t>
                        </m:r>
                      </m:e>
                    </m:nary>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24</m:t>
                        </m:r>
                      </m:e>
                    </m:d>
                    <m:ctrlPr>
                      <w:rPr>
                        <w:rFonts w:ascii="Cambria Math" w:hAnsi="Cambria Math"/>
                        <w:i/>
                        <w:color w:val="000000"/>
                        <w:szCs w:val="21"/>
                      </w:rPr>
                    </m:ctrlPr>
                  </m:e>
                </m:eqArr>
              </m:oMath>
            </m:oMathPara>
          </w:p>
          <w:p w14:paraId="72013F1E" w14:textId="67565ED2" w:rsidR="005C3C58" w:rsidRPr="000C4EC9" w:rsidRDefault="008D508E" w:rsidP="008D508E">
            <w:pPr>
              <w:ind w:firstLine="420"/>
              <w:rPr>
                <w:rFonts w:asciiTheme="minorEastAsia" w:hAnsiTheme="minorEastAsia" w:hint="eastAsia"/>
                <w:color w:val="000000"/>
                <w:szCs w:val="21"/>
              </w:rPr>
            </w:pPr>
            <w:r w:rsidRPr="000C4EC9">
              <w:rPr>
                <w:rFonts w:asciiTheme="minorEastAsia" w:hAnsiTheme="minorEastAsia" w:hint="eastAsia"/>
                <w:color w:val="000000"/>
                <w:szCs w:val="21"/>
              </w:rPr>
              <w:t xml:space="preserve">其中 </w:t>
            </w:r>
            <m:oMath>
              <m:sSub>
                <m:sSubPr>
                  <m:ctrlPr>
                    <w:rPr>
                      <w:rFonts w:ascii="Cambria Math" w:hAnsi="Cambria Math"/>
                      <w:color w:val="000000"/>
                      <w:szCs w:val="21"/>
                    </w:rPr>
                  </m:ctrlPr>
                </m:sSubPr>
                <m:e>
                  <m:r>
                    <w:rPr>
                      <w:rFonts w:ascii="Cambria Math" w:hAnsi="Cambria Math"/>
                      <w:color w:val="000000"/>
                      <w:szCs w:val="21"/>
                    </w:rPr>
                    <m:t>N</m:t>
                  </m:r>
                </m:e>
                <m:sub>
                  <m:r>
                    <w:rPr>
                      <w:rFonts w:ascii="Cambria Math" w:hAnsi="Cambria Math"/>
                      <w:color w:val="000000"/>
                      <w:szCs w:val="21"/>
                    </w:rPr>
                    <m:t>k</m:t>
                  </m:r>
                </m:sub>
              </m:sSub>
              <m:r>
                <m:rPr>
                  <m:sty m:val="p"/>
                </m:rPr>
                <w:rPr>
                  <w:rFonts w:ascii="Cambria Math" w:hAnsi="Cambria Math"/>
                  <w:color w:val="000000"/>
                  <w:szCs w:val="21"/>
                </w:rPr>
                <m:t>​(</m:t>
              </m:r>
              <m:r>
                <w:rPr>
                  <w:rFonts w:ascii="Cambria Math" w:hAnsi="Cambria Math"/>
                  <w:color w:val="000000"/>
                  <w:szCs w:val="21"/>
                </w:rPr>
                <m:t>i</m:t>
              </m:r>
              <m:r>
                <m:rPr>
                  <m:sty m:val="p"/>
                </m:rPr>
                <w:rPr>
                  <w:rFonts w:ascii="Cambria Math" w:hAnsi="Cambria Math"/>
                  <w:color w:val="000000"/>
                  <w:szCs w:val="21"/>
                </w:rPr>
                <m:t>)</m:t>
              </m:r>
            </m:oMath>
            <w:r w:rsidRPr="000C4EC9">
              <w:rPr>
                <w:rFonts w:asciiTheme="minorEastAsia" w:hAnsiTheme="minorEastAsia" w:hint="eastAsia"/>
                <w:color w:val="000000"/>
                <w:szCs w:val="21"/>
              </w:rPr>
              <w:t xml:space="preserve"> 表示个体 </w:t>
            </w:r>
            <w:r w:rsidRPr="000C4EC9">
              <w:rPr>
                <w:rFonts w:ascii="Cambria Math" w:hAnsi="Cambria Math" w:cs="Cambria Math"/>
                <w:color w:val="000000"/>
                <w:szCs w:val="21"/>
              </w:rPr>
              <w:t>𝑖</w:t>
            </w:r>
            <w:r w:rsidRPr="000C4EC9">
              <w:rPr>
                <w:rFonts w:asciiTheme="minorEastAsia" w:hAnsiTheme="minorEastAsia" w:hint="eastAsia"/>
                <w:color w:val="000000"/>
                <w:szCs w:val="21"/>
              </w:rPr>
              <w:t xml:space="preserve"> 在综合距离下的 </w:t>
            </w:r>
            <w:r w:rsidRPr="000C4EC9">
              <w:rPr>
                <w:rFonts w:ascii="Cambria Math" w:hAnsi="Cambria Math" w:cs="Cambria Math"/>
                <w:color w:val="000000"/>
                <w:szCs w:val="21"/>
              </w:rPr>
              <w:t>𝑘</w:t>
            </w:r>
            <w:proofErr w:type="gramStart"/>
            <w:r w:rsidRPr="000C4EC9">
              <w:rPr>
                <w:rFonts w:asciiTheme="minorEastAsia" w:hAnsiTheme="minorEastAsia" w:hint="eastAsia"/>
                <w:color w:val="000000"/>
                <w:szCs w:val="21"/>
              </w:rPr>
              <w:t>个</w:t>
            </w:r>
            <w:proofErr w:type="gramEnd"/>
            <w:r w:rsidRPr="000C4EC9">
              <w:rPr>
                <w:rFonts w:asciiTheme="minorEastAsia" w:hAnsiTheme="minorEastAsia" w:hint="eastAsia"/>
                <w:color w:val="000000"/>
                <w:szCs w:val="21"/>
              </w:rPr>
              <w:t>最近邻</w:t>
            </w:r>
            <w:r w:rsidR="000F0A60" w:rsidRPr="000C4EC9">
              <w:rPr>
                <w:rFonts w:asciiTheme="minorEastAsia" w:hAnsiTheme="minorEastAsia" w:hint="eastAsia"/>
                <w:color w:val="000000"/>
                <w:szCs w:val="21"/>
              </w:rPr>
              <w:t>。</w:t>
            </w:r>
          </w:p>
          <w:p w14:paraId="23769E51" w14:textId="746E4C13" w:rsidR="00207EA8" w:rsidRPr="000C4EC9" w:rsidRDefault="00461C3E" w:rsidP="008D508E">
            <w:pPr>
              <w:ind w:firstLine="420"/>
              <w:rPr>
                <w:rFonts w:asciiTheme="minorEastAsia" w:hAnsiTheme="minorEastAsia" w:hint="eastAsia"/>
                <w:color w:val="000000"/>
                <w:szCs w:val="21"/>
              </w:rPr>
            </w:pPr>
            <w:r w:rsidRPr="000C4EC9">
              <w:rPr>
                <w:rFonts w:asciiTheme="minorEastAsia" w:hAnsiTheme="minorEastAsia" w:hint="eastAsia"/>
                <w:color w:val="000000"/>
                <w:szCs w:val="21"/>
              </w:rPr>
              <w:t>在获得</w:t>
            </w:r>
            <w:r w:rsidR="0078203D" w:rsidRPr="000C4EC9">
              <w:rPr>
                <w:rFonts w:asciiTheme="minorEastAsia" w:hAnsiTheme="minorEastAsia" w:hint="eastAsia"/>
                <w:color w:val="000000"/>
                <w:szCs w:val="21"/>
              </w:rPr>
              <w:t>局部稀疏度后，可以</w:t>
            </w:r>
            <w:r w:rsidR="00BE0E21" w:rsidRPr="000C4EC9">
              <w:rPr>
                <w:rFonts w:asciiTheme="minorEastAsia" w:hAnsiTheme="minorEastAsia" w:hint="eastAsia"/>
                <w:color w:val="000000"/>
                <w:szCs w:val="21"/>
              </w:rPr>
              <w:t>将其与</w:t>
            </w:r>
            <w:r w:rsidR="00594B25" w:rsidRPr="000C4EC9">
              <w:rPr>
                <w:rFonts w:asciiTheme="minorEastAsia" w:hAnsiTheme="minorEastAsia" w:hint="eastAsia"/>
                <w:color w:val="000000"/>
                <w:szCs w:val="21"/>
              </w:rPr>
              <w:t>非支配排序</w:t>
            </w:r>
            <w:r w:rsidR="00BE0E21" w:rsidRPr="000C4EC9">
              <w:rPr>
                <w:rFonts w:asciiTheme="minorEastAsia" w:hAnsiTheme="minorEastAsia" w:hint="eastAsia"/>
                <w:color w:val="000000"/>
                <w:szCs w:val="21"/>
              </w:rPr>
              <w:t>结合起来，</w:t>
            </w:r>
            <w:r w:rsidR="00AE4523" w:rsidRPr="000C4EC9">
              <w:rPr>
                <w:rFonts w:asciiTheme="minorEastAsia" w:hAnsiTheme="minorEastAsia" w:hint="eastAsia"/>
                <w:color w:val="000000"/>
                <w:szCs w:val="21"/>
              </w:rPr>
              <w:t>结合动态多样性权重，获得最终的精英得分</w:t>
            </w:r>
            <w:r w:rsidR="00BF0F43" w:rsidRPr="000C4EC9">
              <w:rPr>
                <w:rFonts w:asciiTheme="minorEastAsia" w:hAnsiTheme="minorEastAsia" w:hint="eastAsia"/>
                <w:color w:val="000000"/>
                <w:szCs w:val="21"/>
              </w:rPr>
              <w:t>函数，如下公式所示：</w:t>
            </w:r>
          </w:p>
          <w:p w14:paraId="7CAAAEB9" w14:textId="5FA05ECB" w:rsidR="009171FD" w:rsidRPr="009171FD" w:rsidRDefault="00000000" w:rsidP="002529AF">
            <w:pPr>
              <w:spacing w:line="240" w:lineRule="auto"/>
              <w:ind w:firstLine="42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sSub>
                      <m:sSubPr>
                        <m:ctrlPr>
                          <w:rPr>
                            <w:rFonts w:ascii="Cambria Math" w:hAnsi="Cambria Math"/>
                            <w:color w:val="000000"/>
                            <w:szCs w:val="21"/>
                          </w:rPr>
                        </m:ctrlPr>
                      </m:sSubPr>
                      <m:e>
                        <m:r>
                          <w:rPr>
                            <w:rFonts w:ascii="Cambria Math" w:hAnsi="Cambria Math"/>
                            <w:color w:val="000000"/>
                            <w:szCs w:val="21"/>
                          </w:rPr>
                          <m:t>E</m:t>
                        </m:r>
                        <m:r>
                          <m:rPr>
                            <m:sty m:val="p"/>
                          </m:rPr>
                          <w:rPr>
                            <w:rFonts w:ascii="Cambria Math" w:hAnsi="Cambria Math"/>
                            <w:color w:val="000000"/>
                            <w:szCs w:val="21"/>
                          </w:rPr>
                          <m:t>​</m:t>
                        </m:r>
                      </m:e>
                      <m:sub>
                        <m:r>
                          <w:rPr>
                            <w:rFonts w:ascii="Cambria Math" w:hAnsi="Cambria Math"/>
                            <w:color w:val="000000"/>
                            <w:szCs w:val="21"/>
                          </w:rPr>
                          <m:t>i</m:t>
                        </m:r>
                      </m:sub>
                    </m:sSub>
                    <m:r>
                      <m:rPr>
                        <m:sty m:val="p"/>
                      </m:rPr>
                      <w:rPr>
                        <w:rFonts w:ascii="Cambria Math" w:hAnsi="Cambria Math"/>
                        <w:color w:val="000000"/>
                        <w:szCs w:val="21"/>
                      </w:rPr>
                      <m:t>=</m:t>
                    </m:r>
                    <m:f>
                      <m:fPr>
                        <m:ctrlPr>
                          <w:rPr>
                            <w:rFonts w:ascii="Cambria Math" w:hAnsi="Cambria Math"/>
                            <w:color w:val="000000"/>
                            <w:szCs w:val="21"/>
                          </w:rPr>
                        </m:ctrlPr>
                      </m:fPr>
                      <m:num>
                        <m:r>
                          <m:rPr>
                            <m:sty m:val="p"/>
                          </m:rPr>
                          <w:rPr>
                            <w:rFonts w:ascii="Cambria Math" w:hAnsi="Cambria Math"/>
                            <w:color w:val="000000"/>
                            <w:szCs w:val="21"/>
                          </w:rPr>
                          <m:t>​1</m:t>
                        </m:r>
                      </m:num>
                      <m:den>
                        <m:sSub>
                          <m:sSubPr>
                            <m:ctrlPr>
                              <w:rPr>
                                <w:rFonts w:ascii="Cambria Math" w:hAnsi="Cambria Math"/>
                                <w:color w:val="000000"/>
                                <w:szCs w:val="21"/>
                              </w:rPr>
                            </m:ctrlPr>
                          </m:sSubPr>
                          <m:e>
                            <m:r>
                              <w:rPr>
                                <w:rFonts w:ascii="Cambria Math" w:hAnsi="Cambria Math"/>
                                <w:color w:val="000000"/>
                                <w:szCs w:val="21"/>
                              </w:rPr>
                              <m:t>F</m:t>
                            </m:r>
                          </m:e>
                          <m:sub>
                            <m:r>
                              <w:rPr>
                                <w:rFonts w:ascii="Cambria Math" w:hAnsi="Cambria Math"/>
                                <w:color w:val="000000"/>
                                <w:szCs w:val="21"/>
                              </w:rPr>
                              <m:t>i</m:t>
                            </m:r>
                          </m:sub>
                        </m:sSub>
                      </m:den>
                    </m:f>
                    <m:r>
                      <m:rPr>
                        <m:sty m:val="p"/>
                      </m:rPr>
                      <w:rPr>
                        <w:rFonts w:ascii="Cambria Math" w:hAnsi="Cambria Math"/>
                        <w:color w:val="000000"/>
                        <w:szCs w:val="21"/>
                      </w:rPr>
                      <m:t>​+</m:t>
                    </m:r>
                    <m:r>
                      <w:rPr>
                        <w:rFonts w:ascii="Cambria Math" w:hAnsi="Cambria Math"/>
                        <w:color w:val="000000"/>
                        <w:szCs w:val="21"/>
                      </w:rPr>
                      <m:t>α</m:t>
                    </m:r>
                    <m:d>
                      <m:dPr>
                        <m:ctrlPr>
                          <w:rPr>
                            <w:rFonts w:ascii="Cambria Math" w:hAnsi="Cambria Math"/>
                            <w:color w:val="000000"/>
                            <w:szCs w:val="21"/>
                          </w:rPr>
                        </m:ctrlPr>
                      </m:dPr>
                      <m:e>
                        <m:r>
                          <w:rPr>
                            <w:rFonts w:ascii="Cambria Math" w:hAnsi="Cambria Math"/>
                            <w:color w:val="000000"/>
                            <w:szCs w:val="21"/>
                          </w:rPr>
                          <m:t>t</m:t>
                        </m:r>
                        <m:r>
                          <m:rPr>
                            <m:sty m:val="p"/>
                          </m:rPr>
                          <w:rPr>
                            <w:rFonts w:ascii="Cambria Math" w:hAnsi="Cambria Math"/>
                            <w:color w:val="000000"/>
                            <w:szCs w:val="21"/>
                          </w:rPr>
                          <m:t>,</m:t>
                        </m:r>
                        <m:r>
                          <w:rPr>
                            <w:rFonts w:ascii="Cambria Math" w:hAnsi="Cambria Math"/>
                            <w:color w:val="000000"/>
                            <w:szCs w:val="21"/>
                          </w:rPr>
                          <m:t>τ</m:t>
                        </m:r>
                      </m:e>
                    </m:d>
                    <m:r>
                      <m:rPr>
                        <m:sty m:val="p"/>
                      </m:rPr>
                      <w:rPr>
                        <w:rFonts w:ascii="Cambria Math" w:hAnsi="Cambria Math"/>
                        <w:color w:val="000000"/>
                        <w:szCs w:val="21"/>
                      </w:rPr>
                      <m:t>⋅</m:t>
                    </m:r>
                    <m:f>
                      <m:fPr>
                        <m:ctrlPr>
                          <w:rPr>
                            <w:rFonts w:ascii="Cambria Math" w:hAnsi="Cambria Math"/>
                            <w:color w:val="000000"/>
                            <w:szCs w:val="21"/>
                          </w:rPr>
                        </m:ctrlPr>
                      </m:fPr>
                      <m:num>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D</m:t>
                            </m:r>
                          </m:e>
                          <m:sub>
                            <m:r>
                              <w:rPr>
                                <w:rFonts w:ascii="Cambria Math" w:hAnsi="Cambria Math"/>
                                <w:color w:val="000000"/>
                                <w:szCs w:val="21"/>
                              </w:rPr>
                              <m:t>i</m:t>
                            </m:r>
                          </m:sub>
                        </m:sSub>
                      </m:num>
                      <m:den>
                        <m:sSub>
                          <m:sSubPr>
                            <m:ctrlPr>
                              <w:rPr>
                                <w:rFonts w:ascii="Cambria Math" w:hAnsi="Cambria Math"/>
                                <w:color w:val="000000"/>
                                <w:szCs w:val="21"/>
                              </w:rPr>
                            </m:ctrlPr>
                          </m:sSubPr>
                          <m:e>
                            <m:r>
                              <w:rPr>
                                <w:rFonts w:ascii="Cambria Math" w:hAnsi="Cambria Math"/>
                                <w:color w:val="000000"/>
                                <w:szCs w:val="21"/>
                              </w:rPr>
                              <m:t>max</m:t>
                            </m:r>
                          </m:e>
                          <m:sub>
                            <m:r>
                              <w:rPr>
                                <w:rFonts w:ascii="Cambria Math" w:hAnsi="Cambria Math"/>
                                <w:color w:val="000000"/>
                                <w:szCs w:val="21"/>
                              </w:rPr>
                              <m:t>j</m:t>
                            </m:r>
                          </m:sub>
                        </m:sSub>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D</m:t>
                            </m:r>
                          </m:e>
                          <m:sub>
                            <m:r>
                              <w:rPr>
                                <w:rFonts w:ascii="Cambria Math" w:hAnsi="Cambria Math" w:hint="eastAsia"/>
                                <w:color w:val="000000"/>
                                <w:szCs w:val="21"/>
                              </w:rPr>
                              <m:t>j</m:t>
                            </m:r>
                          </m:sub>
                        </m:sSub>
                      </m:den>
                    </m:f>
                    <m:r>
                      <m:rPr>
                        <m:sty m:val="p"/>
                      </m:rPr>
                      <w:rPr>
                        <w:rFonts w:ascii="Cambria Math" w:hAnsi="Cambria Math"/>
                        <w:color w:val="000000"/>
                        <w:szCs w:val="21"/>
                      </w:rPr>
                      <m:t>​​​</m:t>
                    </m:r>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25</m:t>
                        </m:r>
                      </m:e>
                    </m:d>
                    <m:ctrlPr>
                      <w:rPr>
                        <w:rFonts w:ascii="Cambria Math" w:hAnsi="Cambria Math"/>
                        <w:i/>
                        <w:color w:val="000000"/>
                        <w:szCs w:val="21"/>
                      </w:rPr>
                    </m:ctrlPr>
                  </m:e>
                </m:eqArr>
              </m:oMath>
            </m:oMathPara>
          </w:p>
          <w:p w14:paraId="7859371B" w14:textId="0873EA41" w:rsidR="00ED5AA6" w:rsidRPr="000C4EC9" w:rsidRDefault="00BF33A0">
            <w:pPr>
              <w:ind w:firstLine="420"/>
              <w:rPr>
                <w:rFonts w:asciiTheme="minorEastAsia" w:hAnsiTheme="minorEastAsia" w:hint="eastAsia"/>
                <w:color w:val="000000"/>
                <w:szCs w:val="21"/>
              </w:rPr>
            </w:pPr>
            <w:r w:rsidRPr="000C4EC9">
              <w:rPr>
                <w:rFonts w:asciiTheme="minorEastAsia" w:hAnsiTheme="minorEastAsia" w:hint="eastAsia"/>
                <w:color w:val="000000"/>
                <w:szCs w:val="21"/>
              </w:rPr>
              <w:t>其中</w:t>
            </w:r>
            <w:r w:rsidR="00E92033" w:rsidRPr="000C4EC9">
              <w:rPr>
                <w:rFonts w:asciiTheme="minorEastAsia" w:hAnsiTheme="minorEastAsia" w:hint="eastAsia"/>
                <w:color w:val="000000"/>
                <w:szCs w:val="21"/>
              </w:rPr>
              <w:t xml:space="preserve"> </w:t>
            </w:r>
            <m:oMath>
              <m:sSub>
                <m:sSubPr>
                  <m:ctrlPr>
                    <w:rPr>
                      <w:rFonts w:ascii="Cambria Math" w:hAnsi="Cambria Math"/>
                      <w:color w:val="000000"/>
                      <w:szCs w:val="21"/>
                    </w:rPr>
                  </m:ctrlPr>
                </m:sSubPr>
                <m:e>
                  <m:r>
                    <w:rPr>
                      <w:rFonts w:ascii="Cambria Math" w:hAnsi="Cambria Math"/>
                      <w:color w:val="000000"/>
                      <w:szCs w:val="21"/>
                    </w:rPr>
                    <m:t>F</m:t>
                  </m:r>
                </m:e>
                <m:sub>
                  <m:r>
                    <w:rPr>
                      <w:rFonts w:ascii="Cambria Math" w:hAnsi="Cambria Math"/>
                      <w:color w:val="000000"/>
                      <w:szCs w:val="21"/>
                    </w:rPr>
                    <m:t>i</m:t>
                  </m:r>
                </m:sub>
              </m:sSub>
            </m:oMath>
            <w:r w:rsidR="00E92033" w:rsidRPr="000C4EC9">
              <w:rPr>
                <w:rFonts w:asciiTheme="minorEastAsia" w:hAnsiTheme="minorEastAsia" w:hint="eastAsia"/>
                <w:color w:val="000000"/>
                <w:szCs w:val="21"/>
              </w:rPr>
              <w:t xml:space="preserve"> 代表个体的非支配等级，</w:t>
            </w:r>
            <m:oMath>
              <m:r>
                <w:rPr>
                  <w:rFonts w:ascii="Cambria Math" w:hAnsi="Cambria Math"/>
                  <w:color w:val="000000"/>
                  <w:szCs w:val="21"/>
                </w:rPr>
                <m:t>α</m:t>
              </m:r>
              <m:r>
                <m:rPr>
                  <m:sty m:val="p"/>
                </m:rPr>
                <w:rPr>
                  <w:rFonts w:ascii="Cambria Math" w:hAnsi="Cambria Math"/>
                  <w:color w:val="000000"/>
                  <w:szCs w:val="21"/>
                </w:rPr>
                <m:t>(</m:t>
              </m:r>
              <m:r>
                <w:rPr>
                  <w:rFonts w:ascii="Cambria Math" w:hAnsi="Cambria Math"/>
                  <w:color w:val="000000"/>
                  <w:szCs w:val="21"/>
                </w:rPr>
                <m:t>t</m:t>
              </m:r>
              <m:r>
                <m:rPr>
                  <m:sty m:val="p"/>
                </m:rPr>
                <w:rPr>
                  <w:rFonts w:ascii="Cambria Math" w:hAnsi="Cambria Math"/>
                  <w:color w:val="000000"/>
                  <w:szCs w:val="21"/>
                </w:rPr>
                <m:t>,</m:t>
              </m:r>
              <m:r>
                <w:rPr>
                  <w:rFonts w:ascii="Cambria Math" w:hAnsi="Cambria Math"/>
                  <w:color w:val="000000"/>
                  <w:szCs w:val="21"/>
                </w:rPr>
                <m:t>τ</m:t>
              </m:r>
              <m:r>
                <m:rPr>
                  <m:sty m:val="p"/>
                </m:rPr>
                <w:rPr>
                  <w:rFonts w:ascii="Cambria Math" w:hAnsi="Cambria Math"/>
                  <w:color w:val="000000"/>
                  <w:szCs w:val="21"/>
                </w:rPr>
                <m:t>)</m:t>
              </m:r>
            </m:oMath>
            <w:r w:rsidR="006765F5" w:rsidRPr="000C4EC9">
              <w:rPr>
                <w:rFonts w:asciiTheme="minorEastAsia" w:hAnsiTheme="minorEastAsia" w:hint="eastAsia"/>
                <w:color w:val="000000"/>
                <w:szCs w:val="21"/>
              </w:rPr>
              <w:t xml:space="preserve"> </w:t>
            </w:r>
            <w:r w:rsidR="00C243B6" w:rsidRPr="000C4EC9">
              <w:rPr>
                <w:rFonts w:asciiTheme="minorEastAsia" w:hAnsiTheme="minorEastAsia" w:hint="eastAsia"/>
                <w:color w:val="000000"/>
                <w:szCs w:val="21"/>
              </w:rPr>
              <w:t>代表动态多样性权重</w:t>
            </w:r>
            <w:r w:rsidR="00DB3DDD" w:rsidRPr="000C4EC9">
              <w:rPr>
                <w:rFonts w:asciiTheme="minorEastAsia" w:hAnsiTheme="minorEastAsia" w:hint="eastAsia"/>
                <w:color w:val="000000"/>
                <w:szCs w:val="21"/>
              </w:rPr>
              <w:t>，将其与</w:t>
            </w:r>
            <w:r w:rsidR="005F7527" w:rsidRPr="000C4EC9">
              <w:rPr>
                <w:rFonts w:asciiTheme="minorEastAsia" w:hAnsiTheme="minorEastAsia" w:hint="eastAsia"/>
                <w:color w:val="000000"/>
                <w:szCs w:val="21"/>
              </w:rPr>
              <w:t>归一化后的稀疏度相乘得到动态的多目标距离</w:t>
            </w:r>
            <w:r w:rsidR="007507D6" w:rsidRPr="000C4EC9">
              <w:rPr>
                <w:rFonts w:asciiTheme="minorEastAsia" w:hAnsiTheme="minorEastAsia" w:hint="eastAsia"/>
                <w:color w:val="000000"/>
                <w:szCs w:val="21"/>
              </w:rPr>
              <w:t>因子。</w:t>
            </w:r>
            <m:oMath>
              <m:r>
                <w:rPr>
                  <w:rFonts w:ascii="Cambria Math" w:hAnsi="Cambria Math"/>
                  <w:color w:val="000000"/>
                  <w:szCs w:val="21"/>
                </w:rPr>
                <m:t>α</m:t>
              </m:r>
              <m:r>
                <m:rPr>
                  <m:sty m:val="p"/>
                </m:rPr>
                <w:rPr>
                  <w:rFonts w:ascii="Cambria Math" w:hAnsi="Cambria Math"/>
                  <w:color w:val="000000"/>
                  <w:szCs w:val="21"/>
                </w:rPr>
                <m:t>(</m:t>
              </m:r>
              <m:r>
                <w:rPr>
                  <w:rFonts w:ascii="Cambria Math" w:hAnsi="Cambria Math"/>
                  <w:color w:val="000000"/>
                  <w:szCs w:val="21"/>
                </w:rPr>
                <m:t>t</m:t>
              </m:r>
              <m:r>
                <m:rPr>
                  <m:sty m:val="p"/>
                </m:rPr>
                <w:rPr>
                  <w:rFonts w:ascii="Cambria Math" w:hAnsi="Cambria Math"/>
                  <w:color w:val="000000"/>
                  <w:szCs w:val="21"/>
                </w:rPr>
                <m:t>,</m:t>
              </m:r>
              <m:r>
                <w:rPr>
                  <w:rFonts w:ascii="Cambria Math" w:hAnsi="Cambria Math"/>
                  <w:color w:val="000000"/>
                  <w:szCs w:val="21"/>
                </w:rPr>
                <m:t>τ</m:t>
              </m:r>
              <m:r>
                <m:rPr>
                  <m:sty m:val="p"/>
                </m:rPr>
                <w:rPr>
                  <w:rFonts w:ascii="Cambria Math" w:hAnsi="Cambria Math"/>
                  <w:color w:val="000000"/>
                  <w:szCs w:val="21"/>
                </w:rPr>
                <m:t>)</m:t>
              </m:r>
            </m:oMath>
            <w:r w:rsidR="00D406B3" w:rsidRPr="000C4EC9">
              <w:rPr>
                <w:rFonts w:asciiTheme="minorEastAsia" w:hAnsiTheme="minorEastAsia" w:hint="eastAsia"/>
                <w:color w:val="000000"/>
                <w:szCs w:val="21"/>
              </w:rPr>
              <w:t xml:space="preserve"> 由以下公式给出：</w:t>
            </w:r>
          </w:p>
          <w:p w14:paraId="5C6D979F" w14:textId="04493592" w:rsidR="009171FD" w:rsidRPr="009171FD" w:rsidRDefault="00000000" w:rsidP="002529AF">
            <w:pPr>
              <w:spacing w:line="240" w:lineRule="auto"/>
              <w:ind w:firstLine="420"/>
              <w:rPr>
                <w:rFonts w:asciiTheme="minorEastAsia" w:hAnsiTheme="minorEastAsia" w:hint="eastAsia"/>
                <w:color w:val="000000"/>
                <w:szCs w:val="21"/>
              </w:rPr>
            </w:pPr>
            <m:oMathPara>
              <m:oMath>
                <m:eqArr>
                  <m:eqArrPr>
                    <m:maxDist m:val="1"/>
                    <m:ctrlPr>
                      <w:rPr>
                        <w:rFonts w:ascii="Cambria Math" w:hAnsi="Cambria Math" w:cs="Times New Roman"/>
                        <w:i/>
                        <w:color w:val="000000"/>
                        <w:szCs w:val="21"/>
                      </w:rPr>
                    </m:ctrlPr>
                  </m:eqArrPr>
                  <m:e>
                    <m:r>
                      <w:rPr>
                        <w:rFonts w:ascii="Cambria Math" w:hAnsi="Cambria Math" w:hint="eastAsia"/>
                        <w:color w:val="000000"/>
                        <w:szCs w:val="21"/>
                      </w:rPr>
                      <m:t>α</m:t>
                    </m:r>
                    <m:d>
                      <m:dPr>
                        <m:ctrlPr>
                          <w:rPr>
                            <w:rFonts w:ascii="Cambria Math" w:hAnsi="Cambria Math"/>
                            <w:color w:val="000000"/>
                            <w:szCs w:val="21"/>
                          </w:rPr>
                        </m:ctrlPr>
                      </m:dPr>
                      <m:e>
                        <m:r>
                          <w:rPr>
                            <w:rFonts w:ascii="Cambria Math" w:hAnsi="Cambria Math"/>
                            <w:color w:val="000000"/>
                            <w:szCs w:val="21"/>
                          </w:rPr>
                          <m:t>t</m:t>
                        </m:r>
                        <m:r>
                          <m:rPr>
                            <m:sty m:val="p"/>
                          </m:rPr>
                          <w:rPr>
                            <w:rFonts w:ascii="Cambria Math" w:hAnsi="Cambria Math"/>
                            <w:color w:val="000000"/>
                            <w:szCs w:val="21"/>
                          </w:rPr>
                          <m:t>,</m:t>
                        </m:r>
                        <m:r>
                          <w:rPr>
                            <w:rFonts w:ascii="Cambria Math" w:hAnsi="Cambria Math"/>
                            <w:color w:val="000000"/>
                            <w:szCs w:val="21"/>
                          </w:rPr>
                          <m:t>τ</m:t>
                        </m:r>
                      </m:e>
                    </m:d>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α</m:t>
                        </m:r>
                      </m:e>
                      <m:sub>
                        <m:r>
                          <m:rPr>
                            <m:sty m:val="p"/>
                          </m:rPr>
                          <w:rPr>
                            <w:rFonts w:ascii="Cambria Math" w:hAnsi="Cambria Math"/>
                            <w:color w:val="000000"/>
                            <w:szCs w:val="21"/>
                          </w:rPr>
                          <m:t>0</m:t>
                        </m:r>
                      </m:sub>
                    </m:sSub>
                    <m:r>
                      <m:rPr>
                        <m:sty m:val="p"/>
                      </m:rPr>
                      <w:rPr>
                        <w:rFonts w:ascii="Cambria Math" w:hAnsi="Cambria Math"/>
                        <w:color w:val="000000"/>
                        <w:szCs w:val="21"/>
                      </w:rPr>
                      <m:t>​⋅</m:t>
                    </m:r>
                    <m:r>
                      <w:rPr>
                        <w:rFonts w:ascii="Cambria Math" w:hAnsi="Cambria Math"/>
                        <w:color w:val="000000"/>
                        <w:szCs w:val="21"/>
                      </w:rPr>
                      <m:t>exp</m:t>
                    </m:r>
                    <m:d>
                      <m:dPr>
                        <m:ctrlPr>
                          <w:rPr>
                            <w:rFonts w:ascii="Cambria Math" w:hAnsi="Cambria Math"/>
                            <w:color w:val="000000"/>
                            <w:szCs w:val="21"/>
                          </w:rPr>
                        </m:ctrlPr>
                      </m:dPr>
                      <m:e>
                        <m:r>
                          <m:rPr>
                            <m:sty m:val="p"/>
                          </m:rPr>
                          <w:rPr>
                            <w:rFonts w:ascii="Cambria Math" w:hAnsi="Cambria Math"/>
                            <w:color w:val="000000"/>
                            <w:szCs w:val="21"/>
                          </w:rPr>
                          <m:t>-</m:t>
                        </m:r>
                        <m:r>
                          <w:rPr>
                            <w:rFonts w:ascii="Cambria Math" w:hAnsi="Cambria Math"/>
                            <w:color w:val="000000"/>
                            <w:szCs w:val="21"/>
                          </w:rPr>
                          <m:t>β</m:t>
                        </m:r>
                        <m:f>
                          <m:fPr>
                            <m:ctrlPr>
                              <w:rPr>
                                <w:rFonts w:ascii="Cambria Math" w:hAnsi="Cambria Math"/>
                                <w:color w:val="000000"/>
                                <w:szCs w:val="21"/>
                              </w:rPr>
                            </m:ctrlPr>
                          </m:fPr>
                          <m:num>
                            <m:r>
                              <m:rPr>
                                <m:sty m:val="p"/>
                              </m:rPr>
                              <w:rPr>
                                <w:rFonts w:ascii="Cambria Math" w:hAnsi="Cambria Math"/>
                                <w:color w:val="000000"/>
                                <w:szCs w:val="21"/>
                              </w:rPr>
                              <m:t>​</m:t>
                            </m:r>
                            <m:r>
                              <w:rPr>
                                <w:rFonts w:ascii="Cambria Math" w:hAnsi="Cambria Math"/>
                                <w:color w:val="000000"/>
                                <w:szCs w:val="21"/>
                              </w:rPr>
                              <m:t>t</m:t>
                            </m:r>
                            <m:r>
                              <m:rPr>
                                <m:sty m:val="p"/>
                              </m:rPr>
                              <w:rPr>
                                <w:rFonts w:ascii="Cambria Math" w:hAnsi="Cambria Math"/>
                                <w:color w:val="000000"/>
                                <w:szCs w:val="21"/>
                              </w:rPr>
                              <m:t>​</m:t>
                            </m:r>
                          </m:num>
                          <m:den>
                            <m:sSub>
                              <m:sSubPr>
                                <m:ctrlPr>
                                  <w:rPr>
                                    <w:rFonts w:ascii="Cambria Math" w:hAnsi="Cambria Math"/>
                                    <w:color w:val="000000"/>
                                    <w:szCs w:val="21"/>
                                  </w:rPr>
                                </m:ctrlPr>
                              </m:sSubPr>
                              <m:e>
                                <m:r>
                                  <w:rPr>
                                    <w:rFonts w:ascii="Cambria Math" w:hAnsi="Cambria Math"/>
                                    <w:color w:val="000000"/>
                                    <w:szCs w:val="21"/>
                                  </w:rPr>
                                  <m:t>T</m:t>
                                </m:r>
                              </m:e>
                              <m:sub>
                                <m:r>
                                  <w:rPr>
                                    <w:rFonts w:ascii="Cambria Math" w:hAnsi="Cambria Math"/>
                                    <w:color w:val="000000"/>
                                    <w:szCs w:val="21"/>
                                  </w:rPr>
                                  <m:t>max</m:t>
                                </m:r>
                              </m:sub>
                            </m:sSub>
                          </m:den>
                        </m:f>
                      </m:e>
                    </m:d>
                    <m:r>
                      <m:rPr>
                        <m:sty m:val="p"/>
                      </m:rPr>
                      <w:rPr>
                        <w:rFonts w:ascii="Cambria Math" w:hAnsi="Cambria Math"/>
                        <w:color w:val="000000"/>
                        <w:szCs w:val="21"/>
                      </w:rPr>
                      <m:t>⋅</m:t>
                    </m:r>
                    <m:r>
                      <w:rPr>
                        <w:rFonts w:ascii="Cambria Math" w:hAnsi="Cambria Math"/>
                        <w:color w:val="000000"/>
                        <w:szCs w:val="21"/>
                      </w:rPr>
                      <m:t>g</m:t>
                    </m:r>
                    <m:d>
                      <m:dPr>
                        <m:ctrlPr>
                          <w:rPr>
                            <w:rFonts w:ascii="Cambria Math" w:hAnsi="Cambria Math"/>
                            <w:color w:val="000000"/>
                            <w:szCs w:val="21"/>
                          </w:rPr>
                        </m:ctrlPr>
                      </m:dPr>
                      <m:e>
                        <m:r>
                          <w:rPr>
                            <w:rFonts w:ascii="Cambria Math" w:hAnsi="Cambria Math"/>
                            <w:color w:val="000000"/>
                            <w:szCs w:val="21"/>
                          </w:rPr>
                          <m:t>τ</m:t>
                        </m:r>
                      </m:e>
                    </m:d>
                    <m:r>
                      <w:rPr>
                        <w:rFonts w:ascii="Cambria Math" w:hAnsi="Cambria Math"/>
                        <w:color w:val="000000"/>
                        <w:szCs w:val="21"/>
                      </w:rPr>
                      <m:t>#</m:t>
                    </m:r>
                    <m:d>
                      <m:dPr>
                        <m:ctrlPr>
                          <w:rPr>
                            <w:rFonts w:ascii="Cambria Math" w:hAnsi="Cambria Math" w:cs="Times New Roman"/>
                            <w:i/>
                            <w:color w:val="000000"/>
                            <w:szCs w:val="21"/>
                          </w:rPr>
                        </m:ctrlPr>
                      </m:dPr>
                      <m:e>
                        <m:r>
                          <w:rPr>
                            <w:rFonts w:ascii="Cambria Math" w:hAnsi="Cambria Math" w:cs="Times New Roman"/>
                            <w:color w:val="000000"/>
                            <w:szCs w:val="21"/>
                          </w:rPr>
                          <m:t>26</m:t>
                        </m:r>
                      </m:e>
                    </m:d>
                    <m:ctrlPr>
                      <w:rPr>
                        <w:rFonts w:ascii="Cambria Math" w:hAnsi="Cambria Math"/>
                        <w:i/>
                        <w:color w:val="000000"/>
                        <w:szCs w:val="21"/>
                      </w:rPr>
                    </m:ctrlPr>
                  </m:e>
                </m:eqArr>
              </m:oMath>
            </m:oMathPara>
          </w:p>
          <w:p w14:paraId="61F3EBF8" w14:textId="32A7A2BF" w:rsidR="007F77B2" w:rsidRPr="000C4EC9" w:rsidRDefault="00D4560F" w:rsidP="007B797A">
            <w:pPr>
              <w:spacing w:line="240" w:lineRule="auto"/>
              <w:ind w:firstLine="420"/>
              <w:rPr>
                <w:rFonts w:asciiTheme="minorEastAsia" w:hAnsiTheme="minorEastAsia" w:hint="eastAsia"/>
                <w:color w:val="000000"/>
                <w:szCs w:val="21"/>
              </w:rPr>
            </w:pPr>
            <w:r w:rsidRPr="000C4EC9">
              <w:rPr>
                <w:rFonts w:asciiTheme="minorEastAsia" w:hAnsiTheme="minorEastAsia" w:hint="eastAsia"/>
                <w:color w:val="000000"/>
                <w:szCs w:val="21"/>
              </w:rPr>
              <w:t xml:space="preserve">其中 </w:t>
            </w:r>
            <m:oMath>
              <m:sSub>
                <m:sSubPr>
                  <m:ctrlPr>
                    <w:rPr>
                      <w:rFonts w:ascii="Cambria Math" w:hAnsi="Cambria Math"/>
                      <w:color w:val="000000"/>
                      <w:szCs w:val="21"/>
                    </w:rPr>
                  </m:ctrlPr>
                </m:sSubPr>
                <m:e>
                  <m:r>
                    <w:rPr>
                      <w:rFonts w:ascii="Cambria Math" w:hAnsi="Cambria Math"/>
                      <w:color w:val="000000"/>
                      <w:szCs w:val="21"/>
                    </w:rPr>
                    <m:t>α</m:t>
                  </m:r>
                </m:e>
                <m:sub>
                  <m:r>
                    <m:rPr>
                      <m:sty m:val="p"/>
                    </m:rPr>
                    <w:rPr>
                      <w:rFonts w:ascii="Cambria Math" w:hAnsi="Cambria Math"/>
                      <w:color w:val="000000"/>
                      <w:szCs w:val="21"/>
                    </w:rPr>
                    <m:t>0</m:t>
                  </m:r>
                </m:sub>
              </m:sSub>
            </m:oMath>
            <w:r w:rsidRPr="000C4EC9">
              <w:rPr>
                <w:rFonts w:asciiTheme="minorEastAsia" w:hAnsiTheme="minorEastAsia" w:hint="eastAsia"/>
                <w:color w:val="000000"/>
                <w:szCs w:val="21"/>
              </w:rPr>
              <w:t xml:space="preserve"> 是初始强度，</w:t>
            </w:r>
            <w:r w:rsidR="0053335F" w:rsidRPr="000C4EC9">
              <w:rPr>
                <w:rFonts w:asciiTheme="minorEastAsia" w:hAnsiTheme="minorEastAsia" w:hint="eastAsia"/>
                <w:color w:val="000000"/>
                <w:szCs w:val="21"/>
              </w:rPr>
              <w:t xml:space="preserve"> </w:t>
            </w:r>
            <m:oMath>
              <m:r>
                <w:rPr>
                  <w:rFonts w:ascii="Cambria Math" w:hAnsi="Cambria Math"/>
                  <w:color w:val="000000"/>
                  <w:szCs w:val="21"/>
                </w:rPr>
                <m:t>t</m:t>
              </m:r>
            </m:oMath>
            <w:r w:rsidR="0053335F" w:rsidRPr="000C4EC9">
              <w:rPr>
                <w:rFonts w:asciiTheme="minorEastAsia" w:hAnsiTheme="minorEastAsia" w:hint="eastAsia"/>
                <w:color w:val="000000"/>
                <w:szCs w:val="21"/>
              </w:rPr>
              <w:t xml:space="preserve"> 代表的是</w:t>
            </w:r>
            <w:r w:rsidR="00917419" w:rsidRPr="000C4EC9">
              <w:rPr>
                <w:rFonts w:asciiTheme="minorEastAsia" w:hAnsiTheme="minorEastAsia" w:hint="eastAsia"/>
                <w:color w:val="000000"/>
                <w:szCs w:val="21"/>
              </w:rPr>
              <w:t>迭代次数</w:t>
            </w:r>
            <w:r w:rsidR="0053335F" w:rsidRPr="000C4EC9">
              <w:rPr>
                <w:rFonts w:asciiTheme="minorEastAsia" w:hAnsiTheme="minorEastAsia" w:hint="eastAsia"/>
                <w:color w:val="000000"/>
                <w:szCs w:val="21"/>
              </w:rPr>
              <w:t>，也就是说这里</w:t>
            </w:r>
            <w:r w:rsidR="00D77083" w:rsidRPr="000C4EC9">
              <w:rPr>
                <w:rFonts w:asciiTheme="minorEastAsia" w:hAnsiTheme="minorEastAsia" w:hint="eastAsia"/>
                <w:color w:val="000000"/>
                <w:szCs w:val="21"/>
              </w:rPr>
              <w:t>想表达的意思是</w:t>
            </w:r>
            <w:r w:rsidR="00BA0091" w:rsidRPr="000C4EC9">
              <w:rPr>
                <w:rFonts w:asciiTheme="minorEastAsia" w:hAnsiTheme="minorEastAsia" w:hint="eastAsia"/>
                <w:color w:val="000000"/>
                <w:szCs w:val="21"/>
              </w:rPr>
              <w:t>随着算法的运行，</w:t>
            </w:r>
            <m:oMath>
              <m:r>
                <w:rPr>
                  <w:rFonts w:ascii="Cambria Math" w:hAnsi="Cambria Math"/>
                  <w:color w:val="000000"/>
                  <w:szCs w:val="21"/>
                </w:rPr>
                <m:t>exp</m:t>
              </m:r>
              <m:r>
                <m:rPr>
                  <m:sty m:val="p"/>
                </m:rPr>
                <w:rPr>
                  <w:rFonts w:ascii="Cambria Math" w:hAnsi="Cambria Math"/>
                  <w:color w:val="000000"/>
                  <w:szCs w:val="21"/>
                </w:rPr>
                <m:t>(-</m:t>
              </m:r>
              <m:r>
                <w:rPr>
                  <w:rFonts w:ascii="Cambria Math" w:hAnsi="Cambria Math"/>
                  <w:color w:val="000000"/>
                  <w:szCs w:val="21"/>
                </w:rPr>
                <m:t>β</m:t>
              </m:r>
              <m:f>
                <m:fPr>
                  <m:ctrlPr>
                    <w:rPr>
                      <w:rFonts w:ascii="Cambria Math" w:hAnsi="Cambria Math"/>
                      <w:color w:val="000000"/>
                      <w:szCs w:val="21"/>
                    </w:rPr>
                  </m:ctrlPr>
                </m:fPr>
                <m:num>
                  <m:r>
                    <m:rPr>
                      <m:sty m:val="p"/>
                    </m:rPr>
                    <w:rPr>
                      <w:rFonts w:ascii="Cambria Math" w:hAnsi="Cambria Math"/>
                      <w:color w:val="000000"/>
                      <w:szCs w:val="21"/>
                    </w:rPr>
                    <m:t>​</m:t>
                  </m:r>
                  <m:r>
                    <w:rPr>
                      <w:rFonts w:ascii="Cambria Math" w:hAnsi="Cambria Math"/>
                      <w:color w:val="000000"/>
                      <w:szCs w:val="21"/>
                    </w:rPr>
                    <m:t>t</m:t>
                  </m:r>
                  <m:r>
                    <m:rPr>
                      <m:sty m:val="p"/>
                    </m:rPr>
                    <w:rPr>
                      <w:rFonts w:ascii="Cambria Math" w:hAnsi="Cambria Math"/>
                      <w:color w:val="000000"/>
                      <w:szCs w:val="21"/>
                    </w:rPr>
                    <m:t>​</m:t>
                  </m:r>
                </m:num>
                <m:den>
                  <m:sSub>
                    <m:sSubPr>
                      <m:ctrlPr>
                        <w:rPr>
                          <w:rFonts w:ascii="Cambria Math" w:hAnsi="Cambria Math"/>
                          <w:color w:val="000000"/>
                          <w:szCs w:val="21"/>
                        </w:rPr>
                      </m:ctrlPr>
                    </m:sSubPr>
                    <m:e>
                      <m:r>
                        <w:rPr>
                          <w:rFonts w:ascii="Cambria Math" w:hAnsi="Cambria Math"/>
                          <w:color w:val="000000"/>
                          <w:szCs w:val="21"/>
                        </w:rPr>
                        <m:t>T</m:t>
                      </m:r>
                    </m:e>
                    <m:sub>
                      <m:r>
                        <w:rPr>
                          <w:rFonts w:ascii="Cambria Math" w:hAnsi="Cambria Math"/>
                          <w:color w:val="000000"/>
                          <w:szCs w:val="21"/>
                        </w:rPr>
                        <m:t>max</m:t>
                      </m:r>
                    </m:sub>
                  </m:sSub>
                </m:den>
              </m:f>
              <m:r>
                <m:rPr>
                  <m:sty m:val="p"/>
                </m:rPr>
                <w:rPr>
                  <w:rFonts w:ascii="Cambria Math" w:hAnsi="Cambria Math"/>
                  <w:color w:val="000000"/>
                  <w:szCs w:val="21"/>
                </w:rPr>
                <m:t>)</m:t>
              </m:r>
            </m:oMath>
            <w:r w:rsidR="00BA0091" w:rsidRPr="000C4EC9">
              <w:rPr>
                <w:rFonts w:asciiTheme="minorEastAsia" w:hAnsiTheme="minorEastAsia" w:hint="eastAsia"/>
                <w:color w:val="000000"/>
                <w:szCs w:val="21"/>
              </w:rPr>
              <w:t>的值会越来越小，也就是上面</w:t>
            </w:r>
            <w:r w:rsidR="00603F33" w:rsidRPr="000C4EC9">
              <w:rPr>
                <w:rFonts w:asciiTheme="minorEastAsia" w:hAnsiTheme="minorEastAsia" w:hint="eastAsia"/>
                <w:color w:val="000000"/>
                <w:szCs w:val="21"/>
              </w:rPr>
              <w:t>精英得分的第二部分会越来越小，指导函数减少</w:t>
            </w:r>
            <w:r w:rsidRPr="000C4EC9">
              <w:rPr>
                <w:rFonts w:asciiTheme="minorEastAsia" w:hAnsiTheme="minorEastAsia" w:hint="eastAsia"/>
                <w:color w:val="000000"/>
                <w:szCs w:val="21"/>
              </w:rPr>
              <w:t>探索强度，着重于算法的收敛</w:t>
            </w:r>
            <w:r w:rsidR="008829AC" w:rsidRPr="000C4EC9">
              <w:rPr>
                <w:rFonts w:asciiTheme="minorEastAsia" w:hAnsiTheme="minorEastAsia" w:hint="eastAsia"/>
                <w:color w:val="000000"/>
                <w:szCs w:val="21"/>
              </w:rPr>
              <w:t>；</w:t>
            </w:r>
            <m:oMath>
              <m:r>
                <w:rPr>
                  <w:rFonts w:ascii="Cambria Math" w:hAnsi="Cambria Math"/>
                  <w:color w:val="000000"/>
                  <w:szCs w:val="21"/>
                </w:rPr>
                <m:t>g</m:t>
              </m:r>
              <m:r>
                <m:rPr>
                  <m:sty m:val="p"/>
                </m:rPr>
                <w:rPr>
                  <w:rFonts w:ascii="Cambria Math" w:hAnsi="Cambria Math"/>
                  <w:color w:val="000000"/>
                  <w:szCs w:val="21"/>
                </w:rPr>
                <m:t>(</m:t>
              </m:r>
              <m:r>
                <w:rPr>
                  <w:rFonts w:ascii="Cambria Math" w:hAnsi="Cambria Math"/>
                  <w:color w:val="000000"/>
                  <w:szCs w:val="21"/>
                </w:rPr>
                <m:t>τ</m:t>
              </m:r>
              <m:r>
                <m:rPr>
                  <m:sty m:val="p"/>
                </m:rPr>
                <w:rPr>
                  <w:rFonts w:ascii="Cambria Math" w:hAnsi="Cambria Math"/>
                  <w:color w:val="000000"/>
                  <w:szCs w:val="21"/>
                </w:rPr>
                <m:t>)</m:t>
              </m:r>
            </m:oMath>
            <w:r w:rsidR="008829AC" w:rsidRPr="000C4EC9">
              <w:rPr>
                <w:rFonts w:asciiTheme="minorEastAsia" w:hAnsiTheme="minorEastAsia" w:hint="eastAsia"/>
                <w:color w:val="000000"/>
                <w:szCs w:val="21"/>
              </w:rPr>
              <w:t xml:space="preserve"> </w:t>
            </w:r>
            <w:r w:rsidR="00CF0F15" w:rsidRPr="000C4EC9">
              <w:rPr>
                <w:rFonts w:asciiTheme="minorEastAsia" w:hAnsiTheme="minorEastAsia" w:hint="eastAsia"/>
                <w:color w:val="000000"/>
                <w:szCs w:val="21"/>
              </w:rPr>
              <w:t>是阶段性调节函数，不同生长期对多样性的需求不同，种植初期往往</w:t>
            </w:r>
            <w:r w:rsidR="009700DE" w:rsidRPr="000C4EC9">
              <w:rPr>
                <w:rFonts w:asciiTheme="minorEastAsia" w:hAnsiTheme="minorEastAsia" w:hint="eastAsia"/>
                <w:color w:val="000000"/>
                <w:szCs w:val="21"/>
              </w:rPr>
              <w:t>需要探索更多的施肥水平，成熟期则强调算法的</w:t>
            </w:r>
            <w:r w:rsidR="00157232" w:rsidRPr="000C4EC9">
              <w:rPr>
                <w:rFonts w:asciiTheme="minorEastAsia" w:hAnsiTheme="minorEastAsia" w:hint="eastAsia"/>
                <w:color w:val="000000"/>
                <w:szCs w:val="21"/>
              </w:rPr>
              <w:t>收敛性。</w:t>
            </w:r>
          </w:p>
          <w:p w14:paraId="6F408FFF" w14:textId="1AB96770" w:rsidR="001A4E91" w:rsidRDefault="001A4E91" w:rsidP="009D4687">
            <w:pPr>
              <w:ind w:firstLine="420"/>
              <w:rPr>
                <w:rFonts w:asciiTheme="minorEastAsia" w:hAnsiTheme="minorEastAsia" w:hint="eastAsia"/>
                <w:color w:val="000000"/>
                <w:szCs w:val="21"/>
              </w:rPr>
            </w:pPr>
            <w:r w:rsidRPr="000C4EC9">
              <w:rPr>
                <w:rFonts w:asciiTheme="minorEastAsia" w:hAnsiTheme="minorEastAsia" w:hint="eastAsia"/>
                <w:color w:val="000000"/>
                <w:szCs w:val="21"/>
              </w:rPr>
              <w:t>最终的</w:t>
            </w:r>
            <w:r w:rsidR="009D4687" w:rsidRPr="000C4EC9">
              <w:rPr>
                <w:rFonts w:asciiTheme="minorEastAsia" w:hAnsiTheme="minorEastAsia" w:hint="eastAsia"/>
                <w:color w:val="000000"/>
                <w:szCs w:val="21"/>
              </w:rPr>
              <w:t xml:space="preserve">精英选择流程为：首先按按非支配排序得到分层，接着在每层内部，根据综合得分 </w:t>
            </w:r>
            <m:oMath>
              <m:sSub>
                <m:sSubPr>
                  <m:ctrlPr>
                    <w:rPr>
                      <w:rFonts w:ascii="Cambria Math" w:hAnsi="Cambria Math"/>
                      <w:color w:val="000000"/>
                      <w:szCs w:val="21"/>
                    </w:rPr>
                  </m:ctrlPr>
                </m:sSubPr>
                <m:e>
                  <m:r>
                    <w:rPr>
                      <w:rFonts w:ascii="Cambria Math" w:hAnsi="Cambria Math"/>
                      <w:color w:val="000000"/>
                      <w:szCs w:val="21"/>
                    </w:rPr>
                    <m:t>E</m:t>
                  </m:r>
                  <m:r>
                    <m:rPr>
                      <m:sty m:val="p"/>
                    </m:rPr>
                    <w:rPr>
                      <w:rFonts w:ascii="Cambria Math" w:hAnsi="Cambria Math"/>
                      <w:color w:val="000000"/>
                      <w:szCs w:val="21"/>
                    </w:rPr>
                    <m:t>​</m:t>
                  </m:r>
                </m:e>
                <m:sub>
                  <m:r>
                    <w:rPr>
                      <w:rFonts w:ascii="Cambria Math" w:hAnsi="Cambria Math"/>
                      <w:color w:val="000000"/>
                      <w:szCs w:val="21"/>
                    </w:rPr>
                    <m:t>i</m:t>
                  </m:r>
                </m:sub>
              </m:sSub>
            </m:oMath>
            <w:r w:rsidR="009D4687" w:rsidRPr="000C4EC9">
              <w:rPr>
                <w:rFonts w:asciiTheme="minorEastAsia" w:hAnsiTheme="minorEastAsia" w:hint="eastAsia"/>
                <w:color w:val="000000"/>
                <w:szCs w:val="21"/>
              </w:rPr>
              <w:t xml:space="preserve"> 排序</w:t>
            </w:r>
            <w:r w:rsidR="000E2E5F" w:rsidRPr="000C4EC9">
              <w:rPr>
                <w:rFonts w:asciiTheme="minorEastAsia" w:hAnsiTheme="minorEastAsia" w:hint="eastAsia"/>
                <w:color w:val="000000"/>
                <w:szCs w:val="21"/>
              </w:rPr>
              <w:t>，保留精英个体进入下一代。</w:t>
            </w:r>
          </w:p>
          <w:p w14:paraId="03A739A4" w14:textId="77777777" w:rsidR="007F7E01" w:rsidRDefault="007F7E01" w:rsidP="009D4687">
            <w:pPr>
              <w:ind w:firstLine="420"/>
              <w:rPr>
                <w:rFonts w:asciiTheme="minorEastAsia" w:hAnsiTheme="minorEastAsia" w:hint="eastAsia"/>
                <w:color w:val="000000"/>
                <w:szCs w:val="21"/>
              </w:rPr>
            </w:pPr>
          </w:p>
          <w:p w14:paraId="15483A14" w14:textId="1C08A792" w:rsidR="008A6A72" w:rsidRDefault="008A6A72" w:rsidP="008A6A72">
            <w:pPr>
              <w:ind w:leftChars="100" w:left="210" w:firstLineChars="100" w:firstLine="210"/>
            </w:pPr>
          </w:p>
          <w:p w14:paraId="2F52704C" w14:textId="0EE8E111" w:rsidR="007F7E01" w:rsidRPr="008A6A72" w:rsidRDefault="007F7E01" w:rsidP="003267C0">
            <w:pPr>
              <w:ind w:firstLineChars="95" w:firstLine="199"/>
              <w:rPr>
                <w:rFonts w:asciiTheme="minorEastAsia" w:hAnsiTheme="minorEastAsia" w:hint="eastAsia"/>
                <w:color w:val="000000"/>
                <w:szCs w:val="21"/>
              </w:rPr>
            </w:pPr>
          </w:p>
          <w:p w14:paraId="74CF9627" w14:textId="77777777" w:rsidR="00EF6304" w:rsidRDefault="00EF6304">
            <w:pPr>
              <w:ind w:firstLineChars="100" w:firstLine="210"/>
              <w:rPr>
                <w:rFonts w:asciiTheme="minorEastAsia" w:hAnsiTheme="minorEastAsia" w:hint="eastAsia"/>
                <w:color w:val="000000"/>
                <w:szCs w:val="21"/>
              </w:rPr>
            </w:pPr>
          </w:p>
        </w:tc>
      </w:tr>
      <w:tr w:rsidR="00EF6304" w:rsidRPr="00E00408" w14:paraId="1DEB0374" w14:textId="77777777">
        <w:trPr>
          <w:trHeight w:val="13457"/>
        </w:trPr>
        <w:tc>
          <w:tcPr>
            <w:tcW w:w="1135" w:type="dxa"/>
          </w:tcPr>
          <w:p w14:paraId="1BC4BA0B" w14:textId="77777777" w:rsidR="00EF6304" w:rsidRDefault="00F31907">
            <w:pPr>
              <w:ind w:firstLine="420"/>
              <w:rPr>
                <w:szCs w:val="21"/>
              </w:rPr>
            </w:pPr>
            <w:r>
              <w:rPr>
                <w:rFonts w:hint="eastAsia"/>
                <w:szCs w:val="21"/>
              </w:rPr>
              <w:lastRenderedPageBreak/>
              <w:t xml:space="preserve"> </w:t>
            </w:r>
          </w:p>
        </w:tc>
        <w:tc>
          <w:tcPr>
            <w:tcW w:w="9356" w:type="dxa"/>
          </w:tcPr>
          <w:p w14:paraId="6521F30A" w14:textId="77777777" w:rsidR="00EF6304" w:rsidRDefault="00F31907">
            <w:pPr>
              <w:pStyle w:val="afc"/>
              <w:numPr>
                <w:ilvl w:val="0"/>
                <w:numId w:val="6"/>
              </w:numPr>
              <w:ind w:firstLineChars="0"/>
              <w:rPr>
                <w:szCs w:val="21"/>
              </w:rPr>
            </w:pPr>
            <w:r>
              <w:rPr>
                <w:rFonts w:hint="eastAsia"/>
                <w:szCs w:val="21"/>
              </w:rPr>
              <w:t>仿真实验</w:t>
            </w:r>
            <w:r>
              <w:rPr>
                <w:szCs w:val="21"/>
              </w:rPr>
              <w:t>环境</w:t>
            </w:r>
            <w:r>
              <w:rPr>
                <w:rFonts w:hint="eastAsia"/>
                <w:szCs w:val="21"/>
              </w:rPr>
              <w:t>描述（计算机硬件</w:t>
            </w:r>
            <w:r>
              <w:rPr>
                <w:szCs w:val="21"/>
              </w:rPr>
              <w:t>配置</w:t>
            </w:r>
            <w:r>
              <w:rPr>
                <w:rFonts w:hint="eastAsia"/>
                <w:szCs w:val="21"/>
              </w:rPr>
              <w:t>信息</w:t>
            </w:r>
            <w:r>
              <w:rPr>
                <w:szCs w:val="21"/>
              </w:rPr>
              <w:t>、</w:t>
            </w:r>
            <w:r>
              <w:rPr>
                <w:rFonts w:hint="eastAsia"/>
                <w:szCs w:val="21"/>
              </w:rPr>
              <w:t>算法编制语言和工具、实验运行次数</w:t>
            </w:r>
            <w:r>
              <w:rPr>
                <w:szCs w:val="21"/>
              </w:rPr>
              <w:t>）</w:t>
            </w:r>
          </w:p>
          <w:p w14:paraId="6275A591" w14:textId="77777777" w:rsidR="00EF6304" w:rsidRDefault="00F31907">
            <w:pPr>
              <w:pStyle w:val="afc"/>
              <w:ind w:left="360" w:firstLineChars="0" w:firstLine="0"/>
              <w:rPr>
                <w:szCs w:val="21"/>
              </w:rPr>
            </w:pPr>
            <w:r>
              <w:rPr>
                <w:rFonts w:hint="eastAsia"/>
                <w:szCs w:val="21"/>
              </w:rPr>
              <w:t>计算机配置信息：</w:t>
            </w:r>
            <w:r>
              <w:rPr>
                <w:rFonts w:hint="eastAsia"/>
                <w:szCs w:val="21"/>
              </w:rPr>
              <w:t>Ubuntu 22.04</w:t>
            </w:r>
            <w:r>
              <w:rPr>
                <w:szCs w:val="21"/>
              </w:rPr>
              <w:t>、</w:t>
            </w:r>
            <w:r>
              <w:rPr>
                <w:rFonts w:hint="eastAsia"/>
                <w:szCs w:val="21"/>
              </w:rPr>
              <w:t>Intel(R) Xeon(R) Gold 6130 CPU@2.10GHz</w:t>
            </w:r>
            <w:r>
              <w:rPr>
                <w:rFonts w:hint="eastAsia"/>
                <w:szCs w:val="21"/>
              </w:rPr>
              <w:t>、</w:t>
            </w:r>
            <w:r>
              <w:t>M60</w:t>
            </w:r>
            <w:r>
              <w:rPr>
                <w:rFonts w:hint="eastAsia"/>
              </w:rPr>
              <w:t xml:space="preserve"> GPU</w:t>
            </w:r>
            <w:r>
              <w:rPr>
                <w:rFonts w:hint="eastAsia"/>
              </w:rPr>
              <w:t>、内存</w:t>
            </w:r>
            <w:r>
              <w:rPr>
                <w:rFonts w:hint="eastAsia"/>
              </w:rPr>
              <w:t>440G</w:t>
            </w:r>
          </w:p>
          <w:p w14:paraId="565D8AD5" w14:textId="77777777" w:rsidR="00EF6304" w:rsidRDefault="00F31907">
            <w:pPr>
              <w:pStyle w:val="afc"/>
              <w:ind w:left="360" w:firstLineChars="0" w:firstLine="0"/>
              <w:rPr>
                <w:szCs w:val="21"/>
              </w:rPr>
            </w:pPr>
            <w:r>
              <w:rPr>
                <w:rFonts w:hint="eastAsia"/>
                <w:szCs w:val="21"/>
              </w:rPr>
              <w:t>编程语言：</w:t>
            </w:r>
            <w:r>
              <w:rPr>
                <w:rFonts w:hint="eastAsia"/>
                <w:szCs w:val="21"/>
              </w:rPr>
              <w:t>python</w:t>
            </w:r>
          </w:p>
          <w:p w14:paraId="5DA40171" w14:textId="214BDEDB" w:rsidR="00EF6304" w:rsidRDefault="00F31907">
            <w:pPr>
              <w:pStyle w:val="afc"/>
              <w:ind w:left="360" w:firstLineChars="0" w:firstLine="0"/>
              <w:rPr>
                <w:szCs w:val="21"/>
              </w:rPr>
            </w:pPr>
            <w:r>
              <w:rPr>
                <w:rFonts w:hint="eastAsia"/>
                <w:szCs w:val="21"/>
              </w:rPr>
              <w:t>工具：</w:t>
            </w:r>
            <w:r w:rsidR="0099009E">
              <w:rPr>
                <w:rFonts w:hint="eastAsia"/>
                <w:szCs w:val="21"/>
              </w:rPr>
              <w:t>Vscode</w:t>
            </w:r>
          </w:p>
          <w:p w14:paraId="77D833C0" w14:textId="77777777" w:rsidR="00EF6304" w:rsidRDefault="00F31907">
            <w:pPr>
              <w:pStyle w:val="afc"/>
              <w:tabs>
                <w:tab w:val="left" w:pos="3210"/>
              </w:tabs>
              <w:ind w:left="360" w:firstLineChars="0" w:firstLine="0"/>
              <w:rPr>
                <w:szCs w:val="21"/>
              </w:rPr>
            </w:pPr>
            <w:r>
              <w:rPr>
                <w:rFonts w:hint="eastAsia"/>
                <w:szCs w:val="21"/>
              </w:rPr>
              <w:t>实验运行次数：</w:t>
            </w:r>
            <w:r>
              <w:rPr>
                <w:rFonts w:hint="eastAsia"/>
                <w:szCs w:val="21"/>
              </w:rPr>
              <w:t>1</w:t>
            </w:r>
            <w:r>
              <w:rPr>
                <w:szCs w:val="21"/>
              </w:rPr>
              <w:t>0</w:t>
            </w:r>
            <w:r>
              <w:rPr>
                <w:rFonts w:hint="eastAsia"/>
                <w:szCs w:val="21"/>
              </w:rPr>
              <w:t>次</w:t>
            </w:r>
          </w:p>
          <w:p w14:paraId="3C463593" w14:textId="77777777" w:rsidR="00EF6304" w:rsidRDefault="00F31907">
            <w:pPr>
              <w:pStyle w:val="afc"/>
              <w:numPr>
                <w:ilvl w:val="0"/>
                <w:numId w:val="6"/>
              </w:numPr>
              <w:ind w:firstLineChars="0"/>
              <w:rPr>
                <w:szCs w:val="21"/>
              </w:rPr>
            </w:pPr>
            <w:r>
              <w:rPr>
                <w:rFonts w:hint="eastAsia"/>
                <w:szCs w:val="21"/>
              </w:rPr>
              <w:t>实验数据选择</w:t>
            </w:r>
            <w:r>
              <w:rPr>
                <w:szCs w:val="21"/>
              </w:rPr>
              <w:t>（</w:t>
            </w:r>
            <w:r>
              <w:rPr>
                <w:rFonts w:hint="eastAsia"/>
                <w:szCs w:val="21"/>
              </w:rPr>
              <w:t>包括人工</w:t>
            </w:r>
            <w:r>
              <w:rPr>
                <w:szCs w:val="21"/>
              </w:rPr>
              <w:t>数据、真实数据、问题数据，</w:t>
            </w:r>
            <w:r>
              <w:rPr>
                <w:rFonts w:hint="eastAsia"/>
                <w:szCs w:val="21"/>
              </w:rPr>
              <w:t>采用数量</w:t>
            </w:r>
            <w:r>
              <w:rPr>
                <w:szCs w:val="21"/>
              </w:rPr>
              <w:t>从</w:t>
            </w:r>
            <w:r>
              <w:rPr>
                <w:rFonts w:hint="eastAsia"/>
                <w:szCs w:val="21"/>
              </w:rPr>
              <w:t>少</w:t>
            </w:r>
            <w:r>
              <w:rPr>
                <w:szCs w:val="21"/>
              </w:rPr>
              <w:t>到多、</w:t>
            </w:r>
            <w:r>
              <w:rPr>
                <w:rFonts w:hint="eastAsia"/>
                <w:szCs w:val="21"/>
              </w:rPr>
              <w:t>分布从</w:t>
            </w:r>
            <w:r>
              <w:rPr>
                <w:szCs w:val="21"/>
              </w:rPr>
              <w:t>简单到复杂</w:t>
            </w:r>
            <w:r>
              <w:rPr>
                <w:rFonts w:hint="eastAsia"/>
                <w:szCs w:val="21"/>
              </w:rPr>
              <w:t>，</w:t>
            </w:r>
            <w:r>
              <w:rPr>
                <w:szCs w:val="21"/>
              </w:rPr>
              <w:t>每个级别数据</w:t>
            </w:r>
            <w:r>
              <w:rPr>
                <w:rFonts w:hint="eastAsia"/>
                <w:szCs w:val="21"/>
              </w:rPr>
              <w:t>由多个</w:t>
            </w:r>
            <w:r>
              <w:rPr>
                <w:szCs w:val="21"/>
              </w:rPr>
              <w:t>样本</w:t>
            </w:r>
            <w:r>
              <w:rPr>
                <w:rFonts w:hint="eastAsia"/>
                <w:szCs w:val="21"/>
              </w:rPr>
              <w:t>代表，</w:t>
            </w:r>
            <w:r>
              <w:rPr>
                <w:szCs w:val="21"/>
              </w:rPr>
              <w:t>采用表格方式描述）</w:t>
            </w:r>
          </w:p>
          <w:p w14:paraId="6C8226BC" w14:textId="77777777" w:rsidR="00EF6304" w:rsidRDefault="00F31907">
            <w:pPr>
              <w:pStyle w:val="afc"/>
              <w:ind w:left="360" w:firstLineChars="0" w:firstLine="0"/>
              <w:rPr>
                <w:szCs w:val="21"/>
              </w:rPr>
            </w:pPr>
            <w:r>
              <w:rPr>
                <w:rFonts w:hint="eastAsia"/>
                <w:szCs w:val="21"/>
              </w:rPr>
              <w:t>数据集：</w:t>
            </w:r>
          </w:p>
          <w:tbl>
            <w:tblPr>
              <w:tblStyle w:val="af4"/>
              <w:tblW w:w="7602" w:type="dxa"/>
              <w:jc w:val="center"/>
              <w:tblLayout w:type="fixed"/>
              <w:tblLook w:val="04A0" w:firstRow="1" w:lastRow="0" w:firstColumn="1" w:lastColumn="0" w:noHBand="0" w:noVBand="1"/>
            </w:tblPr>
            <w:tblGrid>
              <w:gridCol w:w="1700"/>
              <w:gridCol w:w="2124"/>
              <w:gridCol w:w="3778"/>
            </w:tblGrid>
            <w:tr w:rsidR="00EF6304" w14:paraId="3358833D" w14:textId="77777777" w:rsidTr="004E7C3B">
              <w:trPr>
                <w:trHeight w:val="245"/>
                <w:jc w:val="center"/>
              </w:trPr>
              <w:tc>
                <w:tcPr>
                  <w:tcW w:w="1700" w:type="dxa"/>
                </w:tcPr>
                <w:p w14:paraId="5814EE6F" w14:textId="77777777" w:rsidR="00EF6304" w:rsidRDefault="00F31907">
                  <w:pPr>
                    <w:pStyle w:val="afc"/>
                    <w:ind w:firstLineChars="0" w:firstLine="0"/>
                    <w:jc w:val="center"/>
                    <w:rPr>
                      <w:b/>
                      <w:bCs/>
                      <w:szCs w:val="21"/>
                    </w:rPr>
                  </w:pPr>
                  <w:r>
                    <w:rPr>
                      <w:rFonts w:hint="eastAsia"/>
                      <w:b/>
                      <w:bCs/>
                      <w:szCs w:val="21"/>
                    </w:rPr>
                    <w:t>数据集</w:t>
                  </w:r>
                </w:p>
              </w:tc>
              <w:tc>
                <w:tcPr>
                  <w:tcW w:w="2124" w:type="dxa"/>
                </w:tcPr>
                <w:p w14:paraId="360C0725" w14:textId="77777777" w:rsidR="00EF6304" w:rsidRDefault="00F31907">
                  <w:pPr>
                    <w:pStyle w:val="afc"/>
                    <w:ind w:firstLineChars="0" w:firstLine="0"/>
                    <w:jc w:val="center"/>
                    <w:rPr>
                      <w:b/>
                      <w:bCs/>
                      <w:szCs w:val="21"/>
                    </w:rPr>
                  </w:pPr>
                  <w:r>
                    <w:rPr>
                      <w:rFonts w:hint="eastAsia"/>
                      <w:b/>
                      <w:bCs/>
                      <w:szCs w:val="21"/>
                    </w:rPr>
                    <w:t>数据量</w:t>
                  </w:r>
                </w:p>
              </w:tc>
              <w:tc>
                <w:tcPr>
                  <w:tcW w:w="3778" w:type="dxa"/>
                </w:tcPr>
                <w:p w14:paraId="067AE2B9" w14:textId="77777777" w:rsidR="00EF6304" w:rsidRDefault="00F31907">
                  <w:pPr>
                    <w:pStyle w:val="afc"/>
                    <w:ind w:firstLineChars="0" w:firstLine="0"/>
                    <w:jc w:val="center"/>
                    <w:rPr>
                      <w:b/>
                      <w:bCs/>
                      <w:szCs w:val="21"/>
                    </w:rPr>
                  </w:pPr>
                  <w:r>
                    <w:rPr>
                      <w:rFonts w:hint="eastAsia"/>
                      <w:b/>
                      <w:bCs/>
                      <w:szCs w:val="21"/>
                    </w:rPr>
                    <w:t>备注</w:t>
                  </w:r>
                </w:p>
              </w:tc>
            </w:tr>
            <w:tr w:rsidR="00EF6304" w14:paraId="0E43F999" w14:textId="77777777" w:rsidTr="004E7C3B">
              <w:trPr>
                <w:trHeight w:val="245"/>
                <w:jc w:val="center"/>
              </w:trPr>
              <w:tc>
                <w:tcPr>
                  <w:tcW w:w="1700" w:type="dxa"/>
                  <w:vAlign w:val="center"/>
                </w:tcPr>
                <w:p w14:paraId="65AF7F31" w14:textId="69C5782C" w:rsidR="00EF6304" w:rsidRDefault="001B2FB3">
                  <w:pPr>
                    <w:pStyle w:val="afc"/>
                    <w:ind w:firstLineChars="0" w:firstLine="0"/>
                    <w:jc w:val="center"/>
                    <w:rPr>
                      <w:color w:val="000000" w:themeColor="text1"/>
                      <w:szCs w:val="21"/>
                    </w:rPr>
                  </w:pPr>
                  <w:r w:rsidRPr="001B2FB3">
                    <w:rPr>
                      <w:color w:val="000000" w:themeColor="text1"/>
                      <w:szCs w:val="21"/>
                    </w:rPr>
                    <w:t>CEC2017</w:t>
                  </w:r>
                </w:p>
              </w:tc>
              <w:tc>
                <w:tcPr>
                  <w:tcW w:w="2124" w:type="dxa"/>
                </w:tcPr>
                <w:p w14:paraId="18AF784F" w14:textId="77777777" w:rsidR="00EF6304" w:rsidRDefault="00F31907">
                  <w:pPr>
                    <w:pStyle w:val="afc"/>
                    <w:ind w:firstLineChars="0" w:firstLine="0"/>
                    <w:jc w:val="center"/>
                    <w:rPr>
                      <w:szCs w:val="21"/>
                    </w:rPr>
                  </w:pPr>
                  <w:r>
                    <w:rPr>
                      <w:rFonts w:hint="eastAsia"/>
                      <w:szCs w:val="21"/>
                    </w:rPr>
                    <w:t>1345</w:t>
                  </w:r>
                  <w:r>
                    <w:rPr>
                      <w:rFonts w:hint="eastAsia"/>
                      <w:szCs w:val="21"/>
                    </w:rPr>
                    <w:t>个关系、</w:t>
                  </w:r>
                  <w:r>
                    <w:rPr>
                      <w:rFonts w:hint="eastAsia"/>
                      <w:szCs w:val="21"/>
                    </w:rPr>
                    <w:t>14951</w:t>
                  </w:r>
                  <w:r>
                    <w:rPr>
                      <w:rFonts w:hint="eastAsia"/>
                      <w:szCs w:val="21"/>
                    </w:rPr>
                    <w:t>个实体和</w:t>
                  </w:r>
                  <w:r>
                    <w:rPr>
                      <w:rFonts w:hint="eastAsia"/>
                      <w:szCs w:val="21"/>
                    </w:rPr>
                    <w:t>592213</w:t>
                  </w:r>
                  <w:r>
                    <w:rPr>
                      <w:rFonts w:hint="eastAsia"/>
                      <w:szCs w:val="21"/>
                    </w:rPr>
                    <w:t>个三元组</w:t>
                  </w:r>
                </w:p>
              </w:tc>
              <w:tc>
                <w:tcPr>
                  <w:tcW w:w="3778" w:type="dxa"/>
                  <w:vAlign w:val="center"/>
                </w:tcPr>
                <w:p w14:paraId="16AE477E" w14:textId="77777777" w:rsidR="00EF6304" w:rsidRDefault="00664802">
                  <w:pPr>
                    <w:pStyle w:val="afc"/>
                    <w:ind w:firstLineChars="0" w:firstLine="0"/>
                    <w:jc w:val="center"/>
                    <w:rPr>
                      <w:szCs w:val="21"/>
                    </w:rPr>
                  </w:pPr>
                  <w:r w:rsidRPr="00664802">
                    <w:rPr>
                      <w:rFonts w:hint="eastAsia"/>
                      <w:szCs w:val="21"/>
                    </w:rPr>
                    <w:t>函数数量</w:t>
                  </w:r>
                  <w:r w:rsidRPr="00664802">
                    <w:rPr>
                      <w:rFonts w:hint="eastAsia"/>
                      <w:szCs w:val="21"/>
                    </w:rPr>
                    <w:t>30</w:t>
                  </w:r>
                  <w:r>
                    <w:rPr>
                      <w:rFonts w:hint="eastAsia"/>
                      <w:szCs w:val="21"/>
                    </w:rPr>
                    <w:t>，</w:t>
                  </w:r>
                  <w:r w:rsidRPr="00664802">
                    <w:rPr>
                      <w:rFonts w:hint="eastAsia"/>
                      <w:szCs w:val="21"/>
                    </w:rPr>
                    <w:t>最大函数评价次数</w:t>
                  </w:r>
                  <w:r w:rsidR="00603AFB" w:rsidRPr="00603AFB">
                    <w:rPr>
                      <w:szCs w:val="21"/>
                    </w:rPr>
                    <w:t>10,000 × D</w:t>
                  </w:r>
                </w:p>
                <w:p w14:paraId="1EA72BB1" w14:textId="35A3AA09" w:rsidR="00603AFB" w:rsidRDefault="00603AFB">
                  <w:pPr>
                    <w:pStyle w:val="afc"/>
                    <w:ind w:firstLineChars="0" w:firstLine="0"/>
                    <w:jc w:val="center"/>
                    <w:rPr>
                      <w:szCs w:val="21"/>
                    </w:rPr>
                  </w:pPr>
                  <w:r w:rsidRPr="00603AFB">
                    <w:rPr>
                      <w:rFonts w:hint="eastAsia"/>
                      <w:szCs w:val="21"/>
                    </w:rPr>
                    <w:t>增加更多旋转</w:t>
                  </w:r>
                  <w:r w:rsidRPr="00603AFB">
                    <w:rPr>
                      <w:rFonts w:hint="eastAsia"/>
                      <w:szCs w:val="21"/>
                    </w:rPr>
                    <w:t>/</w:t>
                  </w:r>
                  <w:r w:rsidRPr="00603AFB">
                    <w:rPr>
                      <w:rFonts w:hint="eastAsia"/>
                      <w:szCs w:val="21"/>
                    </w:rPr>
                    <w:t>偏移的复杂函数，难度更高</w:t>
                  </w:r>
                </w:p>
              </w:tc>
            </w:tr>
            <w:tr w:rsidR="00EF6304" w14:paraId="0D80D5F0" w14:textId="77777777" w:rsidTr="004E7C3B">
              <w:trPr>
                <w:trHeight w:val="257"/>
                <w:jc w:val="center"/>
              </w:trPr>
              <w:tc>
                <w:tcPr>
                  <w:tcW w:w="1700" w:type="dxa"/>
                  <w:vAlign w:val="center"/>
                </w:tcPr>
                <w:p w14:paraId="60CB2352" w14:textId="214E502D" w:rsidR="00EF6304" w:rsidRDefault="001B2FB3">
                  <w:pPr>
                    <w:pStyle w:val="afc"/>
                    <w:ind w:firstLineChars="0" w:firstLine="0"/>
                    <w:jc w:val="center"/>
                    <w:rPr>
                      <w:color w:val="000000" w:themeColor="text1"/>
                      <w:szCs w:val="21"/>
                    </w:rPr>
                  </w:pPr>
                  <w:r w:rsidRPr="001B2FB3">
                    <w:rPr>
                      <w:color w:val="000000" w:themeColor="text1"/>
                      <w:szCs w:val="21"/>
                    </w:rPr>
                    <w:t>CEC2022</w:t>
                  </w:r>
                </w:p>
              </w:tc>
              <w:tc>
                <w:tcPr>
                  <w:tcW w:w="2124" w:type="dxa"/>
                </w:tcPr>
                <w:p w14:paraId="6C16D83A" w14:textId="77777777" w:rsidR="00EF6304" w:rsidRDefault="00F31907">
                  <w:pPr>
                    <w:pStyle w:val="afc"/>
                    <w:ind w:firstLineChars="0" w:firstLine="0"/>
                    <w:jc w:val="center"/>
                    <w:rPr>
                      <w:szCs w:val="21"/>
                    </w:rPr>
                  </w:pPr>
                  <w:r>
                    <w:rPr>
                      <w:rFonts w:hint="eastAsia"/>
                      <w:szCs w:val="21"/>
                    </w:rPr>
                    <w:t>包含</w:t>
                  </w:r>
                  <w:r>
                    <w:rPr>
                      <w:rFonts w:hint="eastAsia"/>
                      <w:szCs w:val="21"/>
                    </w:rPr>
                    <w:t>93003</w:t>
                  </w:r>
                  <w:r>
                    <w:rPr>
                      <w:rFonts w:hint="eastAsia"/>
                      <w:szCs w:val="21"/>
                    </w:rPr>
                    <w:t>个三元组，包含</w:t>
                  </w:r>
                  <w:r>
                    <w:rPr>
                      <w:rFonts w:hint="eastAsia"/>
                      <w:szCs w:val="21"/>
                    </w:rPr>
                    <w:t>40943</w:t>
                  </w:r>
                  <w:r>
                    <w:rPr>
                      <w:rFonts w:hint="eastAsia"/>
                      <w:szCs w:val="21"/>
                    </w:rPr>
                    <w:t>个实体和</w:t>
                  </w:r>
                  <w:r>
                    <w:rPr>
                      <w:rFonts w:hint="eastAsia"/>
                      <w:szCs w:val="21"/>
                    </w:rPr>
                    <w:t>11</w:t>
                  </w:r>
                  <w:r>
                    <w:rPr>
                      <w:rFonts w:hint="eastAsia"/>
                      <w:szCs w:val="21"/>
                    </w:rPr>
                    <w:t>种关系类型</w:t>
                  </w:r>
                </w:p>
              </w:tc>
              <w:tc>
                <w:tcPr>
                  <w:tcW w:w="3778" w:type="dxa"/>
                  <w:vAlign w:val="center"/>
                </w:tcPr>
                <w:p w14:paraId="1383E664" w14:textId="2999E274" w:rsidR="004E4497" w:rsidRDefault="004E4497" w:rsidP="004E4497">
                  <w:pPr>
                    <w:pStyle w:val="afc"/>
                    <w:ind w:firstLineChars="0" w:firstLine="0"/>
                    <w:jc w:val="center"/>
                    <w:rPr>
                      <w:szCs w:val="21"/>
                    </w:rPr>
                  </w:pPr>
                  <w:r w:rsidRPr="00664802">
                    <w:rPr>
                      <w:rFonts w:hint="eastAsia"/>
                      <w:szCs w:val="21"/>
                    </w:rPr>
                    <w:t>函数数量</w:t>
                  </w:r>
                  <w:r>
                    <w:rPr>
                      <w:rFonts w:hint="eastAsia"/>
                      <w:szCs w:val="21"/>
                    </w:rPr>
                    <w:t>12</w:t>
                  </w:r>
                  <w:r>
                    <w:rPr>
                      <w:rFonts w:hint="eastAsia"/>
                      <w:szCs w:val="21"/>
                    </w:rPr>
                    <w:t>，</w:t>
                  </w:r>
                  <w:r w:rsidRPr="00664802">
                    <w:rPr>
                      <w:rFonts w:hint="eastAsia"/>
                      <w:szCs w:val="21"/>
                    </w:rPr>
                    <w:t>最大函数评价次数</w:t>
                  </w:r>
                  <w:r>
                    <w:rPr>
                      <w:rFonts w:hint="eastAsia"/>
                      <w:szCs w:val="21"/>
                    </w:rPr>
                    <w:t>2</w:t>
                  </w:r>
                  <w:r w:rsidRPr="00603AFB">
                    <w:rPr>
                      <w:szCs w:val="21"/>
                    </w:rPr>
                    <w:t>0,000</w:t>
                  </w:r>
                  <w:r>
                    <w:rPr>
                      <w:rFonts w:hint="eastAsia"/>
                      <w:szCs w:val="21"/>
                    </w:rPr>
                    <w:t>0</w:t>
                  </w:r>
                  <w:r w:rsidRPr="00603AFB">
                    <w:rPr>
                      <w:szCs w:val="21"/>
                    </w:rPr>
                    <w:t xml:space="preserve"> </w:t>
                  </w:r>
                </w:p>
                <w:p w14:paraId="4372284C" w14:textId="0DD387AA" w:rsidR="00EF6304" w:rsidRDefault="004E4497">
                  <w:pPr>
                    <w:pStyle w:val="afc"/>
                    <w:ind w:firstLineChars="0" w:firstLine="0"/>
                    <w:jc w:val="center"/>
                    <w:rPr>
                      <w:szCs w:val="21"/>
                    </w:rPr>
                  </w:pPr>
                  <w:r w:rsidRPr="004E4497">
                    <w:rPr>
                      <w:rFonts w:hint="eastAsia"/>
                      <w:szCs w:val="21"/>
                    </w:rPr>
                    <w:t>规模较小，更聚焦高维困难问题，</w:t>
                  </w:r>
                </w:p>
              </w:tc>
            </w:tr>
            <w:tr w:rsidR="00EF6304" w14:paraId="57FFDBC3" w14:textId="77777777" w:rsidTr="004E7C3B">
              <w:trPr>
                <w:trHeight w:val="245"/>
                <w:jc w:val="center"/>
              </w:trPr>
              <w:tc>
                <w:tcPr>
                  <w:tcW w:w="1700" w:type="dxa"/>
                  <w:vAlign w:val="center"/>
                </w:tcPr>
                <w:p w14:paraId="229C0200" w14:textId="741FCBBF" w:rsidR="00EF6304" w:rsidRDefault="00A269B9">
                  <w:pPr>
                    <w:pStyle w:val="afc"/>
                    <w:ind w:firstLineChars="0" w:firstLine="0"/>
                    <w:jc w:val="center"/>
                    <w:rPr>
                      <w:color w:val="000000" w:themeColor="text1"/>
                      <w:szCs w:val="21"/>
                    </w:rPr>
                  </w:pPr>
                  <w:r>
                    <w:rPr>
                      <w:rFonts w:hint="eastAsia"/>
                      <w:color w:val="000000" w:themeColor="text1"/>
                      <w:szCs w:val="21"/>
                    </w:rPr>
                    <w:t>封丘站</w:t>
                  </w:r>
                  <w:r>
                    <w:rPr>
                      <w:rFonts w:hint="eastAsia"/>
                      <w:color w:val="000000" w:themeColor="text1"/>
                      <w:szCs w:val="21"/>
                    </w:rPr>
                    <w:t>04-08</w:t>
                  </w:r>
                  <w:r>
                    <w:rPr>
                      <w:rFonts w:hint="eastAsia"/>
                      <w:color w:val="000000" w:themeColor="text1"/>
                      <w:szCs w:val="21"/>
                    </w:rPr>
                    <w:t>年</w:t>
                  </w:r>
                  <w:r w:rsidR="006C4F07">
                    <w:rPr>
                      <w:rFonts w:hint="eastAsia"/>
                      <w:color w:val="000000" w:themeColor="text1"/>
                      <w:szCs w:val="21"/>
                    </w:rPr>
                    <w:t>土地管理数据</w:t>
                  </w:r>
                </w:p>
              </w:tc>
              <w:tc>
                <w:tcPr>
                  <w:tcW w:w="2124" w:type="dxa"/>
                </w:tcPr>
                <w:p w14:paraId="56057B1D" w14:textId="79ACB6D5" w:rsidR="00EF6304" w:rsidRDefault="000F1002">
                  <w:pPr>
                    <w:pStyle w:val="afc"/>
                    <w:ind w:firstLineChars="0" w:firstLine="0"/>
                    <w:jc w:val="center"/>
                    <w:rPr>
                      <w:szCs w:val="21"/>
                    </w:rPr>
                  </w:pPr>
                  <w:r>
                    <w:rPr>
                      <w:rFonts w:hint="eastAsia"/>
                      <w:szCs w:val="21"/>
                    </w:rPr>
                    <w:t>127</w:t>
                  </w:r>
                  <w:r>
                    <w:rPr>
                      <w:rFonts w:hint="eastAsia"/>
                      <w:szCs w:val="21"/>
                    </w:rPr>
                    <w:t>条</w:t>
                  </w:r>
                  <w:r w:rsidR="004E7C3B">
                    <w:rPr>
                      <w:rFonts w:hint="eastAsia"/>
                      <w:szCs w:val="21"/>
                    </w:rPr>
                    <w:t>真实施肥与产量数据</w:t>
                  </w:r>
                </w:p>
              </w:tc>
              <w:tc>
                <w:tcPr>
                  <w:tcW w:w="3778" w:type="dxa"/>
                  <w:vAlign w:val="center"/>
                </w:tcPr>
                <w:p w14:paraId="2B50DB75" w14:textId="77777777" w:rsidR="00EF6304" w:rsidRDefault="00EF6304">
                  <w:pPr>
                    <w:pStyle w:val="afc"/>
                    <w:ind w:firstLineChars="0" w:firstLine="0"/>
                    <w:jc w:val="center"/>
                    <w:rPr>
                      <w:szCs w:val="21"/>
                    </w:rPr>
                  </w:pPr>
                </w:p>
              </w:tc>
            </w:tr>
          </w:tbl>
          <w:p w14:paraId="3EE563BA" w14:textId="77777777" w:rsidR="00EF6304" w:rsidRDefault="00F31907">
            <w:pPr>
              <w:ind w:firstLine="420"/>
              <w:rPr>
                <w:color w:val="000000" w:themeColor="text1"/>
                <w:szCs w:val="21"/>
              </w:rPr>
            </w:pPr>
            <w:r>
              <w:rPr>
                <w:color w:val="000000" w:themeColor="text1"/>
                <w:szCs w:val="21"/>
              </w:rPr>
              <w:t>针对每个数据集</w:t>
            </w:r>
            <w:r>
              <w:rPr>
                <w:rFonts w:hint="eastAsia"/>
                <w:color w:val="000000" w:themeColor="text1"/>
                <w:szCs w:val="21"/>
              </w:rPr>
              <w:t>，</w:t>
            </w:r>
            <w:r>
              <w:rPr>
                <w:color w:val="000000" w:themeColor="text1"/>
                <w:szCs w:val="21"/>
              </w:rPr>
              <w:t>我们随机</w:t>
            </w:r>
            <w:r>
              <w:rPr>
                <w:rFonts w:hint="eastAsia"/>
                <w:color w:val="000000" w:themeColor="text1"/>
                <w:szCs w:val="21"/>
              </w:rPr>
              <w:t>划分</w:t>
            </w:r>
            <w:r>
              <w:rPr>
                <w:color w:val="000000" w:themeColor="text1"/>
                <w:szCs w:val="21"/>
              </w:rPr>
              <w:t>12.5</w:t>
            </w:r>
            <w:r>
              <w:rPr>
                <w:rFonts w:hint="eastAsia"/>
                <w:color w:val="000000" w:themeColor="text1"/>
                <w:szCs w:val="21"/>
              </w:rPr>
              <w:t>%</w:t>
            </w:r>
            <w:r>
              <w:rPr>
                <w:color w:val="000000" w:themeColor="text1"/>
                <w:szCs w:val="21"/>
              </w:rPr>
              <w:t>样本数据作为测试样本</w:t>
            </w:r>
            <w:r>
              <w:rPr>
                <w:rFonts w:hint="eastAsia"/>
                <w:color w:val="000000" w:themeColor="text1"/>
                <w:szCs w:val="21"/>
              </w:rPr>
              <w:t>，</w:t>
            </w:r>
            <w:r>
              <w:rPr>
                <w:color w:val="000000" w:themeColor="text1"/>
                <w:szCs w:val="21"/>
              </w:rPr>
              <w:t>12.5</w:t>
            </w:r>
            <w:r>
              <w:rPr>
                <w:rFonts w:hint="eastAsia"/>
                <w:color w:val="000000" w:themeColor="text1"/>
                <w:szCs w:val="21"/>
              </w:rPr>
              <w:t>%</w:t>
            </w:r>
            <w:r>
              <w:rPr>
                <w:color w:val="000000" w:themeColor="text1"/>
                <w:szCs w:val="21"/>
              </w:rPr>
              <w:t>样本数据作为</w:t>
            </w:r>
            <w:r>
              <w:rPr>
                <w:rFonts w:hint="eastAsia"/>
                <w:color w:val="000000" w:themeColor="text1"/>
                <w:szCs w:val="21"/>
              </w:rPr>
              <w:t>验证</w:t>
            </w:r>
            <w:r>
              <w:rPr>
                <w:color w:val="000000" w:themeColor="text1"/>
                <w:szCs w:val="21"/>
              </w:rPr>
              <w:t>样本</w:t>
            </w:r>
            <w:r>
              <w:rPr>
                <w:rFonts w:hint="eastAsia"/>
                <w:color w:val="000000" w:themeColor="text1"/>
                <w:szCs w:val="21"/>
              </w:rPr>
              <w:t>，</w:t>
            </w:r>
            <w:r>
              <w:rPr>
                <w:rFonts w:hint="eastAsia"/>
                <w:color w:val="000000" w:themeColor="text1"/>
                <w:szCs w:val="21"/>
              </w:rPr>
              <w:t>7</w:t>
            </w:r>
            <w:r>
              <w:rPr>
                <w:color w:val="000000" w:themeColor="text1"/>
                <w:szCs w:val="21"/>
              </w:rPr>
              <w:t>5</w:t>
            </w:r>
            <w:r>
              <w:rPr>
                <w:rFonts w:hint="eastAsia"/>
                <w:color w:val="000000" w:themeColor="text1"/>
                <w:szCs w:val="21"/>
              </w:rPr>
              <w:t>%</w:t>
            </w:r>
            <w:r>
              <w:rPr>
                <w:rFonts w:hint="eastAsia"/>
                <w:color w:val="000000" w:themeColor="text1"/>
                <w:szCs w:val="21"/>
              </w:rPr>
              <w:t>样本</w:t>
            </w:r>
            <w:r>
              <w:rPr>
                <w:color w:val="000000" w:themeColor="text1"/>
                <w:szCs w:val="21"/>
              </w:rPr>
              <w:t>数据作为训练样本</w:t>
            </w:r>
            <w:r>
              <w:rPr>
                <w:rFonts w:hint="eastAsia"/>
                <w:color w:val="000000" w:themeColor="text1"/>
                <w:szCs w:val="21"/>
              </w:rPr>
              <w:t>；</w:t>
            </w:r>
          </w:p>
          <w:p w14:paraId="012FAE2A" w14:textId="77777777" w:rsidR="00EF6304" w:rsidRDefault="00F31907">
            <w:pPr>
              <w:pStyle w:val="afc"/>
              <w:numPr>
                <w:ilvl w:val="0"/>
                <w:numId w:val="6"/>
              </w:numPr>
              <w:ind w:firstLineChars="0"/>
              <w:rPr>
                <w:szCs w:val="21"/>
              </w:rPr>
            </w:pPr>
            <w:r>
              <w:rPr>
                <w:rFonts w:hint="eastAsia"/>
                <w:szCs w:val="21"/>
              </w:rPr>
              <w:t>对比</w:t>
            </w:r>
            <w:r>
              <w:rPr>
                <w:szCs w:val="21"/>
              </w:rPr>
              <w:t>分析算法</w:t>
            </w:r>
            <w:r>
              <w:rPr>
                <w:rFonts w:hint="eastAsia"/>
                <w:szCs w:val="21"/>
              </w:rPr>
              <w:t>选择</w:t>
            </w:r>
            <w:r>
              <w:rPr>
                <w:szCs w:val="21"/>
              </w:rPr>
              <w:t>（</w:t>
            </w:r>
            <w:r>
              <w:rPr>
                <w:rFonts w:hint="eastAsia"/>
                <w:szCs w:val="21"/>
              </w:rPr>
              <w:t>5</w:t>
            </w:r>
            <w:r>
              <w:rPr>
                <w:rFonts w:hint="eastAsia"/>
                <w:szCs w:val="21"/>
              </w:rPr>
              <w:t>个</w:t>
            </w:r>
            <w:r>
              <w:rPr>
                <w:szCs w:val="21"/>
              </w:rPr>
              <w:t>左右</w:t>
            </w:r>
            <w:r>
              <w:rPr>
                <w:rFonts w:hint="eastAsia"/>
                <w:szCs w:val="21"/>
              </w:rPr>
              <w:t>，</w:t>
            </w:r>
            <w:r>
              <w:rPr>
                <w:szCs w:val="21"/>
              </w:rPr>
              <w:t>采用表格方式描述</w:t>
            </w:r>
            <w:r>
              <w:rPr>
                <w:rFonts w:hint="eastAsia"/>
                <w:szCs w:val="21"/>
              </w:rPr>
              <w:t>，不同算法</w:t>
            </w:r>
            <w:r>
              <w:rPr>
                <w:szCs w:val="21"/>
              </w:rPr>
              <w:t>类型</w:t>
            </w:r>
            <w:r>
              <w:rPr>
                <w:rFonts w:hint="eastAsia"/>
                <w:szCs w:val="21"/>
              </w:rPr>
              <w:t>，优先</w:t>
            </w:r>
            <w:r>
              <w:rPr>
                <w:szCs w:val="21"/>
              </w:rPr>
              <w:t>考虑</w:t>
            </w:r>
            <w:r>
              <w:rPr>
                <w:rFonts w:hint="eastAsia"/>
                <w:szCs w:val="21"/>
              </w:rPr>
              <w:t>三年</w:t>
            </w:r>
            <w:r>
              <w:rPr>
                <w:szCs w:val="21"/>
              </w:rPr>
              <w:t>内</w:t>
            </w:r>
            <w:r>
              <w:rPr>
                <w:rFonts w:hint="eastAsia"/>
                <w:szCs w:val="21"/>
              </w:rPr>
              <w:t>算法</w:t>
            </w:r>
            <w:r>
              <w:rPr>
                <w:szCs w:val="21"/>
              </w:rPr>
              <w:t>、</w:t>
            </w:r>
            <w:r>
              <w:rPr>
                <w:rFonts w:hint="eastAsia"/>
                <w:szCs w:val="21"/>
              </w:rPr>
              <w:t>优先</w:t>
            </w:r>
            <w:r>
              <w:rPr>
                <w:szCs w:val="21"/>
              </w:rPr>
              <w:t>考虑</w:t>
            </w:r>
            <w:r>
              <w:rPr>
                <w:rFonts w:hint="eastAsia"/>
                <w:szCs w:val="21"/>
              </w:rPr>
              <w:t>高</w:t>
            </w:r>
            <w:r>
              <w:rPr>
                <w:szCs w:val="21"/>
              </w:rPr>
              <w:t>级别刊物和会议论文、</w:t>
            </w:r>
            <w:r>
              <w:rPr>
                <w:rFonts w:hint="eastAsia"/>
                <w:szCs w:val="21"/>
              </w:rPr>
              <w:t>经典</w:t>
            </w:r>
            <w:r>
              <w:rPr>
                <w:szCs w:val="21"/>
              </w:rPr>
              <w:t>算法不超过</w:t>
            </w:r>
            <w:r>
              <w:rPr>
                <w:rFonts w:hint="eastAsia"/>
                <w:szCs w:val="21"/>
              </w:rPr>
              <w:t>2</w:t>
            </w:r>
            <w:r>
              <w:rPr>
                <w:rFonts w:hint="eastAsia"/>
                <w:szCs w:val="21"/>
              </w:rPr>
              <w:t>个，</w:t>
            </w:r>
            <w:r>
              <w:rPr>
                <w:szCs w:val="21"/>
              </w:rPr>
              <w:t>给出对比算法复杂</w:t>
            </w:r>
            <w:proofErr w:type="gramStart"/>
            <w:r>
              <w:rPr>
                <w:szCs w:val="21"/>
              </w:rPr>
              <w:t>度分析</w:t>
            </w:r>
            <w:proofErr w:type="gramEnd"/>
            <w:r>
              <w:rPr>
                <w:rFonts w:hint="eastAsia"/>
                <w:szCs w:val="21"/>
              </w:rPr>
              <w:t>结果</w:t>
            </w:r>
            <w:r>
              <w:rPr>
                <w:szCs w:val="21"/>
              </w:rPr>
              <w:t>）</w:t>
            </w:r>
            <w:r>
              <w:rPr>
                <w:rFonts w:hint="eastAsia"/>
                <w:szCs w:val="21"/>
              </w:rPr>
              <w:t>，表格信息包括算法名称、</w:t>
            </w:r>
            <w:r>
              <w:rPr>
                <w:szCs w:val="21"/>
              </w:rPr>
              <w:t>论文年</w:t>
            </w:r>
            <w:r>
              <w:rPr>
                <w:rFonts w:hint="eastAsia"/>
                <w:szCs w:val="21"/>
              </w:rPr>
              <w:t>代、</w:t>
            </w:r>
            <w:r>
              <w:rPr>
                <w:szCs w:val="21"/>
              </w:rPr>
              <w:t>来源</w:t>
            </w:r>
            <w:r>
              <w:rPr>
                <w:rFonts w:hint="eastAsia"/>
                <w:szCs w:val="21"/>
              </w:rPr>
              <w:t>刊物或会议</w:t>
            </w:r>
            <w:r>
              <w:rPr>
                <w:szCs w:val="21"/>
              </w:rPr>
              <w:t>名称</w:t>
            </w:r>
            <w:r>
              <w:rPr>
                <w:rFonts w:hint="eastAsia"/>
                <w:szCs w:val="21"/>
              </w:rPr>
              <w:t>、算法功能描述、存在</w:t>
            </w:r>
            <w:r>
              <w:rPr>
                <w:szCs w:val="21"/>
              </w:rPr>
              <w:t>算法改造</w:t>
            </w:r>
            <w:r>
              <w:rPr>
                <w:rFonts w:hint="eastAsia"/>
                <w:szCs w:val="21"/>
              </w:rPr>
              <w:t>给出改造</w:t>
            </w:r>
            <w:r>
              <w:rPr>
                <w:szCs w:val="21"/>
              </w:rPr>
              <w:t>思路</w:t>
            </w:r>
          </w:p>
          <w:p w14:paraId="1D3941B3" w14:textId="77777777" w:rsidR="00EF6304" w:rsidRDefault="00F31907">
            <w:pPr>
              <w:pStyle w:val="afc"/>
              <w:ind w:left="360" w:firstLineChars="0" w:firstLine="0"/>
              <w:rPr>
                <w:szCs w:val="21"/>
              </w:rPr>
            </w:pPr>
            <w:r>
              <w:rPr>
                <w:szCs w:val="21"/>
              </w:rPr>
              <w:t>B</w:t>
            </w:r>
            <w:r>
              <w:rPr>
                <w:rFonts w:hint="eastAsia"/>
                <w:szCs w:val="21"/>
              </w:rPr>
              <w:t>ase</w:t>
            </w:r>
            <w:r>
              <w:rPr>
                <w:szCs w:val="21"/>
              </w:rPr>
              <w:t>lines</w:t>
            </w:r>
            <w:r>
              <w:rPr>
                <w:szCs w:val="21"/>
              </w:rPr>
              <w:t>：</w:t>
            </w:r>
          </w:p>
          <w:tbl>
            <w:tblPr>
              <w:tblStyle w:val="af4"/>
              <w:tblW w:w="866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91"/>
              <w:gridCol w:w="1200"/>
              <w:gridCol w:w="2486"/>
              <w:gridCol w:w="3686"/>
            </w:tblGrid>
            <w:tr w:rsidR="00EF6304" w14:paraId="720DF00B" w14:textId="77777777">
              <w:trPr>
                <w:jc w:val="center"/>
              </w:trPr>
              <w:tc>
                <w:tcPr>
                  <w:tcW w:w="1291" w:type="dxa"/>
                  <w:vAlign w:val="center"/>
                </w:tcPr>
                <w:p w14:paraId="389A2B99" w14:textId="77777777" w:rsidR="00EF6304" w:rsidRDefault="00F31907">
                  <w:pPr>
                    <w:pStyle w:val="afc"/>
                    <w:ind w:firstLineChars="0" w:firstLine="0"/>
                    <w:jc w:val="center"/>
                    <w:rPr>
                      <w:szCs w:val="21"/>
                    </w:rPr>
                  </w:pPr>
                  <w:r>
                    <w:rPr>
                      <w:rFonts w:hint="eastAsia"/>
                      <w:szCs w:val="21"/>
                    </w:rPr>
                    <w:t>算法名</w:t>
                  </w:r>
                </w:p>
              </w:tc>
              <w:tc>
                <w:tcPr>
                  <w:tcW w:w="1200" w:type="dxa"/>
                  <w:vAlign w:val="center"/>
                </w:tcPr>
                <w:p w14:paraId="0D875B13" w14:textId="77777777" w:rsidR="00EF6304" w:rsidRDefault="00F31907">
                  <w:pPr>
                    <w:pStyle w:val="afc"/>
                    <w:ind w:firstLineChars="0" w:firstLine="0"/>
                    <w:jc w:val="center"/>
                    <w:rPr>
                      <w:szCs w:val="21"/>
                    </w:rPr>
                  </w:pPr>
                  <w:r>
                    <w:rPr>
                      <w:rFonts w:hint="eastAsia"/>
                      <w:szCs w:val="21"/>
                    </w:rPr>
                    <w:t>年份</w:t>
                  </w:r>
                </w:p>
              </w:tc>
              <w:tc>
                <w:tcPr>
                  <w:tcW w:w="2486" w:type="dxa"/>
                  <w:vAlign w:val="center"/>
                </w:tcPr>
                <w:p w14:paraId="1CBD9277" w14:textId="77777777" w:rsidR="00EF6304" w:rsidRDefault="00F31907">
                  <w:pPr>
                    <w:pStyle w:val="afc"/>
                    <w:ind w:firstLineChars="0" w:firstLine="0"/>
                    <w:jc w:val="center"/>
                    <w:rPr>
                      <w:szCs w:val="21"/>
                    </w:rPr>
                  </w:pPr>
                  <w:r>
                    <w:rPr>
                      <w:rFonts w:hint="eastAsia"/>
                      <w:szCs w:val="21"/>
                    </w:rPr>
                    <w:t>刊物</w:t>
                  </w:r>
                  <w:r>
                    <w:rPr>
                      <w:rFonts w:hint="eastAsia"/>
                      <w:szCs w:val="21"/>
                    </w:rPr>
                    <w:t>/</w:t>
                  </w:r>
                  <w:r>
                    <w:rPr>
                      <w:rFonts w:hint="eastAsia"/>
                      <w:szCs w:val="21"/>
                    </w:rPr>
                    <w:t>会议</w:t>
                  </w:r>
                </w:p>
              </w:tc>
              <w:tc>
                <w:tcPr>
                  <w:tcW w:w="3686" w:type="dxa"/>
                  <w:vAlign w:val="center"/>
                </w:tcPr>
                <w:p w14:paraId="2FA8994D" w14:textId="77777777" w:rsidR="00EF6304" w:rsidRDefault="00F31907">
                  <w:pPr>
                    <w:pStyle w:val="afc"/>
                    <w:ind w:firstLineChars="0" w:firstLine="0"/>
                    <w:jc w:val="center"/>
                    <w:rPr>
                      <w:szCs w:val="21"/>
                    </w:rPr>
                  </w:pPr>
                  <w:r>
                    <w:rPr>
                      <w:rFonts w:hint="eastAsia"/>
                      <w:szCs w:val="21"/>
                    </w:rPr>
                    <w:t>文献</w:t>
                  </w:r>
                </w:p>
              </w:tc>
            </w:tr>
            <w:tr w:rsidR="00EF6304" w14:paraId="10F3D52F" w14:textId="77777777">
              <w:trPr>
                <w:jc w:val="center"/>
              </w:trPr>
              <w:tc>
                <w:tcPr>
                  <w:tcW w:w="1291" w:type="dxa"/>
                  <w:vAlign w:val="center"/>
                </w:tcPr>
                <w:p w14:paraId="1BBEC45E" w14:textId="092E89CF" w:rsidR="00EF6304" w:rsidRDefault="00931386">
                  <w:pPr>
                    <w:pStyle w:val="afc"/>
                    <w:ind w:firstLineChars="0" w:firstLine="0"/>
                    <w:jc w:val="center"/>
                    <w:rPr>
                      <w:szCs w:val="21"/>
                    </w:rPr>
                  </w:pPr>
                  <w:r>
                    <w:rPr>
                      <w:rFonts w:hint="eastAsia"/>
                      <w:szCs w:val="21"/>
                    </w:rPr>
                    <w:t>A</w:t>
                  </w:r>
                  <w:r w:rsidRPr="00931386">
                    <w:rPr>
                      <w:szCs w:val="21"/>
                    </w:rPr>
                    <w:t>NSGA-II</w:t>
                  </w:r>
                </w:p>
              </w:tc>
              <w:tc>
                <w:tcPr>
                  <w:tcW w:w="1200" w:type="dxa"/>
                  <w:vAlign w:val="center"/>
                </w:tcPr>
                <w:p w14:paraId="0080130F" w14:textId="4FC32F21" w:rsidR="00EF6304" w:rsidRDefault="00F31907">
                  <w:pPr>
                    <w:pStyle w:val="afc"/>
                    <w:ind w:firstLineChars="0" w:firstLine="0"/>
                    <w:jc w:val="center"/>
                    <w:rPr>
                      <w:szCs w:val="21"/>
                    </w:rPr>
                  </w:pPr>
                  <w:r>
                    <w:rPr>
                      <w:rFonts w:hint="eastAsia"/>
                      <w:szCs w:val="21"/>
                    </w:rPr>
                    <w:t>2</w:t>
                  </w:r>
                  <w:r>
                    <w:rPr>
                      <w:szCs w:val="21"/>
                    </w:rPr>
                    <w:t>02</w:t>
                  </w:r>
                  <w:r w:rsidR="00CB0BF5">
                    <w:rPr>
                      <w:rFonts w:hint="eastAsia"/>
                      <w:szCs w:val="21"/>
                    </w:rPr>
                    <w:t>5</w:t>
                  </w:r>
                </w:p>
              </w:tc>
              <w:tc>
                <w:tcPr>
                  <w:tcW w:w="2486" w:type="dxa"/>
                  <w:vAlign w:val="center"/>
                </w:tcPr>
                <w:p w14:paraId="4C67CFCF" w14:textId="50E2FCAD" w:rsidR="00EF6304" w:rsidRDefault="00931386">
                  <w:pPr>
                    <w:pStyle w:val="afc"/>
                    <w:ind w:firstLineChars="0" w:firstLine="0"/>
                    <w:jc w:val="center"/>
                    <w:rPr>
                      <w:szCs w:val="21"/>
                    </w:rPr>
                  </w:pPr>
                  <w:r w:rsidRPr="00931386">
                    <w:rPr>
                      <w:szCs w:val="21"/>
                    </w:rPr>
                    <w:t>Applied Soft Computing</w:t>
                  </w:r>
                </w:p>
              </w:tc>
              <w:tc>
                <w:tcPr>
                  <w:tcW w:w="3686" w:type="dxa"/>
                  <w:vAlign w:val="center"/>
                </w:tcPr>
                <w:p w14:paraId="459C1C3B" w14:textId="5789F58C" w:rsidR="00EF6304" w:rsidRDefault="00CB0BF5">
                  <w:pPr>
                    <w:pStyle w:val="afc"/>
                    <w:ind w:firstLineChars="0" w:firstLine="0"/>
                    <w:jc w:val="center"/>
                    <w:rPr>
                      <w:szCs w:val="21"/>
                    </w:rPr>
                  </w:pPr>
                  <w:r w:rsidRPr="00CB0BF5">
                    <w:rPr>
                      <w:szCs w:val="21"/>
                    </w:rPr>
                    <w:t>Altruistic NSGA-II with abandonment threshold and double selection strategy for solving multi-objective optimization problems</w:t>
                  </w:r>
                </w:p>
              </w:tc>
            </w:tr>
            <w:tr w:rsidR="00EF6304" w14:paraId="345566CE" w14:textId="77777777">
              <w:trPr>
                <w:trHeight w:val="368"/>
                <w:jc w:val="center"/>
              </w:trPr>
              <w:tc>
                <w:tcPr>
                  <w:tcW w:w="1291" w:type="dxa"/>
                  <w:vAlign w:val="center"/>
                </w:tcPr>
                <w:p w14:paraId="75462611" w14:textId="364A92C3" w:rsidR="00EF6304" w:rsidRDefault="0036432E">
                  <w:pPr>
                    <w:pStyle w:val="afc"/>
                    <w:ind w:firstLineChars="0" w:firstLine="0"/>
                    <w:jc w:val="center"/>
                    <w:rPr>
                      <w:szCs w:val="21"/>
                    </w:rPr>
                  </w:pPr>
                  <w:r w:rsidRPr="0036432E">
                    <w:rPr>
                      <w:szCs w:val="21"/>
                    </w:rPr>
                    <w:t>SSSI</w:t>
                  </w:r>
                  <w:r>
                    <w:rPr>
                      <w:rFonts w:hint="eastAsia"/>
                      <w:szCs w:val="21"/>
                    </w:rPr>
                    <w:t>-</w:t>
                  </w:r>
                  <w:r w:rsidRPr="00931386">
                    <w:rPr>
                      <w:szCs w:val="21"/>
                    </w:rPr>
                    <w:t>NSGA-II</w:t>
                  </w:r>
                </w:p>
              </w:tc>
              <w:tc>
                <w:tcPr>
                  <w:tcW w:w="1200" w:type="dxa"/>
                  <w:vAlign w:val="center"/>
                </w:tcPr>
                <w:p w14:paraId="1F2F4AA5" w14:textId="0FB6884D" w:rsidR="00EF6304" w:rsidRDefault="00F31907">
                  <w:pPr>
                    <w:pStyle w:val="afc"/>
                    <w:ind w:firstLineChars="0" w:firstLine="0"/>
                    <w:jc w:val="center"/>
                    <w:rPr>
                      <w:szCs w:val="21"/>
                    </w:rPr>
                  </w:pPr>
                  <w:r>
                    <w:rPr>
                      <w:rFonts w:hint="eastAsia"/>
                      <w:szCs w:val="21"/>
                    </w:rPr>
                    <w:t>2</w:t>
                  </w:r>
                  <w:r>
                    <w:rPr>
                      <w:szCs w:val="21"/>
                    </w:rPr>
                    <w:t>02</w:t>
                  </w:r>
                  <w:r w:rsidR="0036432E">
                    <w:rPr>
                      <w:rFonts w:hint="eastAsia"/>
                      <w:szCs w:val="21"/>
                    </w:rPr>
                    <w:t>5</w:t>
                  </w:r>
                </w:p>
              </w:tc>
              <w:tc>
                <w:tcPr>
                  <w:tcW w:w="2486" w:type="dxa"/>
                  <w:vAlign w:val="center"/>
                </w:tcPr>
                <w:p w14:paraId="744F6824" w14:textId="1C634EDA" w:rsidR="00EF6304" w:rsidRDefault="0036432E">
                  <w:pPr>
                    <w:pStyle w:val="afc"/>
                    <w:ind w:firstLineChars="0" w:firstLine="0"/>
                    <w:jc w:val="center"/>
                    <w:rPr>
                      <w:szCs w:val="21"/>
                    </w:rPr>
                  </w:pPr>
                  <w:r w:rsidRPr="0036432E">
                    <w:rPr>
                      <w:szCs w:val="21"/>
                    </w:rPr>
                    <w:t>Expert Systems with Applications</w:t>
                  </w:r>
                </w:p>
              </w:tc>
              <w:tc>
                <w:tcPr>
                  <w:tcW w:w="3686" w:type="dxa"/>
                  <w:vAlign w:val="center"/>
                </w:tcPr>
                <w:p w14:paraId="255B22DE" w14:textId="0352D48E" w:rsidR="00EF6304" w:rsidRDefault="003926C2">
                  <w:pPr>
                    <w:pStyle w:val="afc"/>
                    <w:ind w:firstLineChars="0" w:firstLine="0"/>
                    <w:jc w:val="center"/>
                    <w:rPr>
                      <w:szCs w:val="21"/>
                    </w:rPr>
                  </w:pPr>
                  <w:r w:rsidRPr="003926C2">
                    <w:rPr>
                      <w:szCs w:val="21"/>
                    </w:rPr>
                    <w:t>Analyzing bi-objective optimization Pareto fronts using square shape slope index and NSGA-II: A multi-criteria decision-making approach</w:t>
                  </w:r>
                </w:p>
              </w:tc>
            </w:tr>
            <w:tr w:rsidR="00EF6304" w14:paraId="78A89ECE" w14:textId="77777777">
              <w:trPr>
                <w:trHeight w:val="368"/>
                <w:jc w:val="center"/>
              </w:trPr>
              <w:tc>
                <w:tcPr>
                  <w:tcW w:w="1291" w:type="dxa"/>
                  <w:vAlign w:val="center"/>
                </w:tcPr>
                <w:p w14:paraId="4B55C39A" w14:textId="72B04398" w:rsidR="00EF6304" w:rsidRDefault="004E0282">
                  <w:pPr>
                    <w:pStyle w:val="afc"/>
                    <w:ind w:firstLineChars="0" w:firstLine="0"/>
                    <w:jc w:val="center"/>
                    <w:rPr>
                      <w:szCs w:val="21"/>
                    </w:rPr>
                  </w:pPr>
                  <w:r>
                    <w:rPr>
                      <w:rFonts w:hint="eastAsia"/>
                      <w:szCs w:val="21"/>
                    </w:rPr>
                    <w:t>ADE-DP</w:t>
                  </w:r>
                  <w:r w:rsidRPr="004E0282">
                    <w:rPr>
                      <w:szCs w:val="21"/>
                    </w:rPr>
                    <w:t xml:space="preserve"> </w:t>
                  </w:r>
                </w:p>
              </w:tc>
              <w:tc>
                <w:tcPr>
                  <w:tcW w:w="1200" w:type="dxa"/>
                  <w:vAlign w:val="center"/>
                </w:tcPr>
                <w:p w14:paraId="343DD1D3" w14:textId="1239F42D" w:rsidR="00EF6304" w:rsidRDefault="00F31907">
                  <w:pPr>
                    <w:pStyle w:val="afc"/>
                    <w:ind w:firstLineChars="0" w:firstLine="0"/>
                    <w:jc w:val="center"/>
                    <w:rPr>
                      <w:szCs w:val="21"/>
                    </w:rPr>
                  </w:pPr>
                  <w:r>
                    <w:rPr>
                      <w:rFonts w:hint="eastAsia"/>
                      <w:szCs w:val="21"/>
                    </w:rPr>
                    <w:t>2</w:t>
                  </w:r>
                  <w:r>
                    <w:rPr>
                      <w:szCs w:val="21"/>
                    </w:rPr>
                    <w:t>02</w:t>
                  </w:r>
                  <w:r w:rsidR="004E0282" w:rsidRPr="004E0282">
                    <w:rPr>
                      <w:szCs w:val="21"/>
                    </w:rPr>
                    <w:t>5</w:t>
                  </w:r>
                </w:p>
              </w:tc>
              <w:tc>
                <w:tcPr>
                  <w:tcW w:w="2486" w:type="dxa"/>
                  <w:vAlign w:val="center"/>
                </w:tcPr>
                <w:p w14:paraId="42A74E30" w14:textId="58055058" w:rsidR="00EF6304" w:rsidRDefault="00C94683">
                  <w:pPr>
                    <w:pStyle w:val="afc"/>
                    <w:ind w:firstLineChars="0" w:firstLine="0"/>
                    <w:jc w:val="center"/>
                    <w:rPr>
                      <w:szCs w:val="21"/>
                    </w:rPr>
                  </w:pPr>
                  <w:r w:rsidRPr="00C94683">
                    <w:rPr>
                      <w:szCs w:val="21"/>
                    </w:rPr>
                    <w:t>Engineering Applications of Artificial Intelligence</w:t>
                  </w:r>
                </w:p>
              </w:tc>
              <w:tc>
                <w:tcPr>
                  <w:tcW w:w="3686" w:type="dxa"/>
                  <w:vAlign w:val="center"/>
                </w:tcPr>
                <w:p w14:paraId="276F6CAB" w14:textId="635AB7C6" w:rsidR="00EF6304" w:rsidRDefault="00C94683">
                  <w:pPr>
                    <w:pStyle w:val="afc"/>
                    <w:ind w:firstLineChars="0" w:firstLine="0"/>
                    <w:jc w:val="center"/>
                    <w:rPr>
                      <w:szCs w:val="21"/>
                    </w:rPr>
                  </w:pPr>
                  <w:r w:rsidRPr="00C94683">
                    <w:rPr>
                      <w:szCs w:val="21"/>
                    </w:rPr>
                    <w:t>An adaptive differential evolution with dynamic perturbation and dimensional bidirectional crossover mechanism for diversity enhancement</w:t>
                  </w:r>
                </w:p>
              </w:tc>
            </w:tr>
            <w:tr w:rsidR="00EF6304" w14:paraId="7510928E" w14:textId="77777777">
              <w:trPr>
                <w:trHeight w:val="368"/>
                <w:jc w:val="center"/>
              </w:trPr>
              <w:tc>
                <w:tcPr>
                  <w:tcW w:w="1291" w:type="dxa"/>
                  <w:vAlign w:val="center"/>
                </w:tcPr>
                <w:p w14:paraId="12D3E51E" w14:textId="0B47DD08" w:rsidR="00EF6304" w:rsidRDefault="00383E3F">
                  <w:pPr>
                    <w:pStyle w:val="afc"/>
                    <w:ind w:firstLineChars="0" w:firstLine="0"/>
                    <w:jc w:val="center"/>
                    <w:rPr>
                      <w:szCs w:val="21"/>
                    </w:rPr>
                  </w:pPr>
                  <w:r w:rsidRPr="00383E3F">
                    <w:rPr>
                      <w:szCs w:val="21"/>
                    </w:rPr>
                    <w:t>MOEA/D</w:t>
                  </w:r>
                </w:p>
              </w:tc>
              <w:tc>
                <w:tcPr>
                  <w:tcW w:w="1200" w:type="dxa"/>
                  <w:vAlign w:val="center"/>
                </w:tcPr>
                <w:p w14:paraId="6609659F" w14:textId="1742C467" w:rsidR="00EF6304" w:rsidRDefault="000976FE">
                  <w:pPr>
                    <w:pStyle w:val="afc"/>
                    <w:ind w:firstLineChars="0" w:firstLine="0"/>
                    <w:jc w:val="center"/>
                    <w:rPr>
                      <w:szCs w:val="21"/>
                    </w:rPr>
                  </w:pPr>
                  <w:r w:rsidRPr="000976FE">
                    <w:rPr>
                      <w:szCs w:val="21"/>
                    </w:rPr>
                    <w:t>2009</w:t>
                  </w:r>
                </w:p>
              </w:tc>
              <w:tc>
                <w:tcPr>
                  <w:tcW w:w="2486" w:type="dxa"/>
                  <w:vAlign w:val="center"/>
                </w:tcPr>
                <w:p w14:paraId="118C67AC" w14:textId="623AF862" w:rsidR="00EF6304" w:rsidRDefault="000976FE">
                  <w:pPr>
                    <w:pStyle w:val="afc"/>
                    <w:ind w:firstLineChars="0" w:firstLine="0"/>
                    <w:jc w:val="center"/>
                    <w:rPr>
                      <w:szCs w:val="21"/>
                    </w:rPr>
                  </w:pPr>
                  <w:r w:rsidRPr="000976FE">
                    <w:rPr>
                      <w:szCs w:val="21"/>
                    </w:rPr>
                    <w:t>IEEE TEC</w:t>
                  </w:r>
                </w:p>
              </w:tc>
              <w:tc>
                <w:tcPr>
                  <w:tcW w:w="3686" w:type="dxa"/>
                  <w:vAlign w:val="center"/>
                </w:tcPr>
                <w:p w14:paraId="5271DBF8" w14:textId="77777777" w:rsidR="00EF6304" w:rsidRDefault="00F31907">
                  <w:pPr>
                    <w:pStyle w:val="afc"/>
                    <w:ind w:firstLineChars="0" w:firstLine="0"/>
                    <w:jc w:val="center"/>
                    <w:rPr>
                      <w:szCs w:val="21"/>
                    </w:rPr>
                  </w:pPr>
                  <w:r>
                    <w:rPr>
                      <w:szCs w:val="21"/>
                    </w:rPr>
                    <w:t xml:space="preserve">CAKE: A scalable </w:t>
                  </w:r>
                  <w:proofErr w:type="gramStart"/>
                  <w:r>
                    <w:rPr>
                      <w:szCs w:val="21"/>
                    </w:rPr>
                    <w:t>commonsense</w:t>
                  </w:r>
                  <w:proofErr w:type="gramEnd"/>
                  <w:r>
                    <w:rPr>
                      <w:szCs w:val="21"/>
                    </w:rPr>
                    <w:t xml:space="preserve">-aware </w:t>
                  </w:r>
                  <w:r>
                    <w:rPr>
                      <w:szCs w:val="21"/>
                    </w:rPr>
                    <w:lastRenderedPageBreak/>
                    <w:t>framework for multi-view knowledge graph completion</w:t>
                  </w:r>
                </w:p>
              </w:tc>
            </w:tr>
          </w:tbl>
          <w:p w14:paraId="17D34D25" w14:textId="77777777" w:rsidR="00EF6304" w:rsidRDefault="00F31907">
            <w:pPr>
              <w:pStyle w:val="afc"/>
              <w:numPr>
                <w:ilvl w:val="0"/>
                <w:numId w:val="6"/>
              </w:numPr>
              <w:ind w:firstLineChars="0"/>
              <w:rPr>
                <w:szCs w:val="21"/>
              </w:rPr>
            </w:pPr>
            <w:r>
              <w:rPr>
                <w:rFonts w:hint="eastAsia"/>
                <w:szCs w:val="21"/>
              </w:rPr>
              <w:lastRenderedPageBreak/>
              <w:t>算法</w:t>
            </w:r>
            <w:r>
              <w:rPr>
                <w:szCs w:val="21"/>
              </w:rPr>
              <w:t>参数讨论</w:t>
            </w:r>
            <w:r>
              <w:rPr>
                <w:rFonts w:hint="eastAsia"/>
                <w:szCs w:val="21"/>
              </w:rPr>
              <w:t>（</w:t>
            </w:r>
            <w:proofErr w:type="gramStart"/>
            <w:r>
              <w:rPr>
                <w:rFonts w:hint="eastAsia"/>
                <w:szCs w:val="21"/>
              </w:rPr>
              <w:t>待</w:t>
            </w:r>
            <w:r>
              <w:rPr>
                <w:szCs w:val="21"/>
              </w:rPr>
              <w:t>讨论</w:t>
            </w:r>
            <w:proofErr w:type="gramEnd"/>
            <w:r>
              <w:rPr>
                <w:rFonts w:hint="eastAsia"/>
                <w:szCs w:val="21"/>
              </w:rPr>
              <w:t>算法</w:t>
            </w:r>
            <w:r>
              <w:rPr>
                <w:szCs w:val="21"/>
              </w:rPr>
              <w:t>性能</w:t>
            </w:r>
            <w:r>
              <w:rPr>
                <w:rFonts w:hint="eastAsia"/>
                <w:szCs w:val="21"/>
              </w:rPr>
              <w:t>参数功能</w:t>
            </w:r>
            <w:r>
              <w:rPr>
                <w:szCs w:val="21"/>
              </w:rPr>
              <w:t>描述，</w:t>
            </w:r>
            <w:r>
              <w:rPr>
                <w:rFonts w:hint="eastAsia"/>
                <w:szCs w:val="21"/>
              </w:rPr>
              <w:t>参数分布设计</w:t>
            </w:r>
            <w:r>
              <w:rPr>
                <w:szCs w:val="21"/>
              </w:rPr>
              <w:t>，组合参数设置</w:t>
            </w:r>
            <w:r>
              <w:rPr>
                <w:rFonts w:hint="eastAsia"/>
                <w:szCs w:val="21"/>
              </w:rPr>
              <w:t>，所</w:t>
            </w:r>
            <w:r>
              <w:rPr>
                <w:szCs w:val="21"/>
              </w:rPr>
              <w:t>使用</w:t>
            </w:r>
            <w:r>
              <w:rPr>
                <w:rFonts w:hint="eastAsia"/>
                <w:szCs w:val="21"/>
              </w:rPr>
              <w:t>实验</w:t>
            </w:r>
            <w:r>
              <w:rPr>
                <w:szCs w:val="21"/>
              </w:rPr>
              <w:t>数据</w:t>
            </w:r>
            <w:r>
              <w:rPr>
                <w:rFonts w:hint="eastAsia"/>
                <w:szCs w:val="21"/>
              </w:rPr>
              <w:t>，参数讨论</w:t>
            </w:r>
            <w:r>
              <w:rPr>
                <w:szCs w:val="21"/>
              </w:rPr>
              <w:t>评价指标</w:t>
            </w:r>
            <w:r>
              <w:rPr>
                <w:rFonts w:hint="eastAsia"/>
                <w:szCs w:val="21"/>
              </w:rPr>
              <w:t>）</w:t>
            </w:r>
          </w:p>
          <w:tbl>
            <w:tblPr>
              <w:tblStyle w:val="af4"/>
              <w:tblW w:w="0" w:type="auto"/>
              <w:jc w:val="center"/>
              <w:tblLayout w:type="fixed"/>
              <w:tblLook w:val="04A0" w:firstRow="1" w:lastRow="0" w:firstColumn="1" w:lastColumn="0" w:noHBand="0" w:noVBand="1"/>
            </w:tblPr>
            <w:tblGrid>
              <w:gridCol w:w="1799"/>
              <w:gridCol w:w="1830"/>
              <w:gridCol w:w="3180"/>
            </w:tblGrid>
            <w:tr w:rsidR="00EF6304" w14:paraId="105A81F1" w14:textId="77777777">
              <w:trPr>
                <w:jc w:val="center"/>
              </w:trPr>
              <w:tc>
                <w:tcPr>
                  <w:tcW w:w="1799" w:type="dxa"/>
                </w:tcPr>
                <w:p w14:paraId="20434C26" w14:textId="77777777" w:rsidR="00EF6304" w:rsidRDefault="00F31907">
                  <w:pPr>
                    <w:pStyle w:val="afc"/>
                    <w:ind w:firstLineChars="0" w:firstLine="0"/>
                    <w:jc w:val="center"/>
                    <w:rPr>
                      <w:szCs w:val="21"/>
                    </w:rPr>
                  </w:pPr>
                  <m:oMathPara>
                    <m:oMathParaPr>
                      <m:jc m:val="center"/>
                    </m:oMathParaPr>
                    <m:oMath>
                      <m:r>
                        <m:rPr>
                          <m:sty m:val="p"/>
                        </m:rPr>
                        <w:rPr>
                          <w:rFonts w:ascii="Cambria Math" w:hAnsi="Cambria Math"/>
                          <w:szCs w:val="21"/>
                        </w:rPr>
                        <m:t xml:space="preserve"> </m:t>
                      </m:r>
                      <m:r>
                        <m:rPr>
                          <m:sty m:val="b"/>
                        </m:rPr>
                        <w:rPr>
                          <w:rFonts w:ascii="Cambria Math" w:hAnsi="Cambria Math" w:hint="eastAsia"/>
                          <w:szCs w:val="21"/>
                        </w:rPr>
                        <m:t>参数</m:t>
                      </m:r>
                    </m:oMath>
                  </m:oMathPara>
                </w:p>
              </w:tc>
              <w:tc>
                <w:tcPr>
                  <w:tcW w:w="1830" w:type="dxa"/>
                </w:tcPr>
                <w:p w14:paraId="50CD2120" w14:textId="77777777" w:rsidR="00EF6304" w:rsidRDefault="00F31907">
                  <w:pPr>
                    <w:pStyle w:val="afc"/>
                    <w:ind w:firstLineChars="0" w:firstLine="0"/>
                    <w:jc w:val="center"/>
                    <w:rPr>
                      <w:b/>
                      <w:bCs/>
                      <w:szCs w:val="21"/>
                    </w:rPr>
                  </w:pPr>
                  <w:r>
                    <w:rPr>
                      <w:rFonts w:hint="eastAsia"/>
                      <w:b/>
                      <w:bCs/>
                      <w:szCs w:val="21"/>
                    </w:rPr>
                    <w:t>实验讨论</w:t>
                  </w:r>
                </w:p>
              </w:tc>
              <w:tc>
                <w:tcPr>
                  <w:tcW w:w="3180" w:type="dxa"/>
                </w:tcPr>
                <w:p w14:paraId="687CA1DD" w14:textId="77777777" w:rsidR="00EF6304" w:rsidRDefault="00F31907">
                  <w:pPr>
                    <w:pStyle w:val="afc"/>
                    <w:ind w:firstLineChars="0" w:firstLine="0"/>
                    <w:jc w:val="center"/>
                    <w:rPr>
                      <w:b/>
                      <w:bCs/>
                      <w:szCs w:val="21"/>
                    </w:rPr>
                  </w:pPr>
                  <w:r>
                    <w:rPr>
                      <w:rFonts w:hint="eastAsia"/>
                      <w:b/>
                      <w:bCs/>
                      <w:szCs w:val="21"/>
                    </w:rPr>
                    <w:t>说明</w:t>
                  </w:r>
                </w:p>
              </w:tc>
            </w:tr>
            <w:tr w:rsidR="00EF6304" w14:paraId="00BDA9ED" w14:textId="77777777">
              <w:trPr>
                <w:jc w:val="center"/>
              </w:trPr>
              <w:tc>
                <w:tcPr>
                  <w:tcW w:w="1799" w:type="dxa"/>
                </w:tcPr>
                <w:p w14:paraId="7B37A82E" w14:textId="42317A0C" w:rsidR="00EF6304" w:rsidRDefault="00000000">
                  <w:pPr>
                    <w:pStyle w:val="afc"/>
                    <w:ind w:firstLineChars="0" w:firstLine="0"/>
                    <w:jc w:val="center"/>
                    <w:rPr>
                      <w:szCs w:val="21"/>
                    </w:rPr>
                  </w:pPr>
                  <m:oMathPara>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c</m:t>
                          </m:r>
                        </m:sub>
                      </m:sSub>
                    </m:oMath>
                  </m:oMathPara>
                </w:p>
              </w:tc>
              <w:tc>
                <w:tcPr>
                  <w:tcW w:w="1830" w:type="dxa"/>
                </w:tcPr>
                <w:p w14:paraId="213BDE4E" w14:textId="64A51CD6" w:rsidR="00EF6304" w:rsidRDefault="007F6D79">
                  <w:pPr>
                    <w:pStyle w:val="afc"/>
                    <w:ind w:firstLineChars="0" w:firstLine="0"/>
                    <w:jc w:val="center"/>
                    <w:rPr>
                      <w:szCs w:val="21"/>
                    </w:rPr>
                  </w:pPr>
                  <w:r>
                    <w:rPr>
                      <w:rFonts w:hint="eastAsia"/>
                      <w:szCs w:val="21"/>
                    </w:rPr>
                    <w:t>0.9</w:t>
                  </w:r>
                  <w:r>
                    <w:rPr>
                      <w:rFonts w:hint="eastAsia"/>
                      <w:szCs w:val="21"/>
                    </w:rPr>
                    <w:t>，</w:t>
                  </w:r>
                  <w:r>
                    <w:rPr>
                      <w:rFonts w:hint="eastAsia"/>
                      <w:szCs w:val="21"/>
                    </w:rPr>
                    <w:t>0.8</w:t>
                  </w:r>
                  <w:r>
                    <w:rPr>
                      <w:rFonts w:hint="eastAsia"/>
                      <w:szCs w:val="21"/>
                    </w:rPr>
                    <w:t>，</w:t>
                  </w:r>
                  <w:r>
                    <w:rPr>
                      <w:rFonts w:hint="eastAsia"/>
                      <w:szCs w:val="21"/>
                    </w:rPr>
                    <w:t>0.7</w:t>
                  </w:r>
                </w:p>
              </w:tc>
              <w:tc>
                <w:tcPr>
                  <w:tcW w:w="3180" w:type="dxa"/>
                </w:tcPr>
                <w:p w14:paraId="10CC17E7" w14:textId="666E4AC1" w:rsidR="00EF6304" w:rsidRDefault="007F6D79">
                  <w:pPr>
                    <w:pStyle w:val="afc"/>
                    <w:ind w:firstLineChars="0" w:firstLine="0"/>
                    <w:jc w:val="center"/>
                    <w:rPr>
                      <w:szCs w:val="21"/>
                    </w:rPr>
                  </w:pPr>
                  <w:r>
                    <w:rPr>
                      <w:rFonts w:hint="eastAsia"/>
                      <w:szCs w:val="21"/>
                    </w:rPr>
                    <w:t>控制交叉概率</w:t>
                  </w:r>
                </w:p>
              </w:tc>
            </w:tr>
            <w:tr w:rsidR="00EF6304" w14:paraId="69A82929" w14:textId="77777777">
              <w:trPr>
                <w:jc w:val="center"/>
              </w:trPr>
              <w:tc>
                <w:tcPr>
                  <w:tcW w:w="1799" w:type="dxa"/>
                </w:tcPr>
                <w:p w14:paraId="072C94A3" w14:textId="62D19998" w:rsidR="00EF6304" w:rsidRDefault="00000000">
                  <w:pPr>
                    <w:pStyle w:val="afc"/>
                    <w:ind w:firstLineChars="0" w:firstLine="0"/>
                    <w:jc w:val="center"/>
                    <w:rPr>
                      <w:szCs w:val="21"/>
                    </w:rPr>
                  </w:pPr>
                  <m:oMathPara>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m</m:t>
                          </m:r>
                        </m:sub>
                      </m:sSub>
                    </m:oMath>
                  </m:oMathPara>
                </w:p>
              </w:tc>
              <w:tc>
                <w:tcPr>
                  <w:tcW w:w="1830" w:type="dxa"/>
                </w:tcPr>
                <w:p w14:paraId="544ED2C8" w14:textId="433FA1B6" w:rsidR="00EF6304" w:rsidRDefault="00994EAB">
                  <w:pPr>
                    <w:pStyle w:val="afc"/>
                    <w:ind w:firstLineChars="0" w:firstLine="0"/>
                    <w:jc w:val="center"/>
                    <w:rPr>
                      <w:szCs w:val="21"/>
                    </w:rPr>
                  </w:pPr>
                  <w:r>
                    <w:rPr>
                      <w:rFonts w:hint="eastAsia"/>
                      <w:szCs w:val="21"/>
                    </w:rPr>
                    <w:t>0.1</w:t>
                  </w:r>
                  <w:r>
                    <w:rPr>
                      <w:rFonts w:hint="eastAsia"/>
                      <w:szCs w:val="21"/>
                    </w:rPr>
                    <w:t>，</w:t>
                  </w:r>
                  <w:r>
                    <w:rPr>
                      <w:rFonts w:hint="eastAsia"/>
                      <w:szCs w:val="21"/>
                    </w:rPr>
                    <w:t>0.15</w:t>
                  </w:r>
                  <w:r>
                    <w:rPr>
                      <w:rFonts w:hint="eastAsia"/>
                      <w:szCs w:val="21"/>
                    </w:rPr>
                    <w:t>，</w:t>
                  </w:r>
                  <w:r>
                    <w:rPr>
                      <w:rFonts w:hint="eastAsia"/>
                      <w:szCs w:val="21"/>
                    </w:rPr>
                    <w:t>0.2</w:t>
                  </w:r>
                </w:p>
              </w:tc>
              <w:tc>
                <w:tcPr>
                  <w:tcW w:w="3180" w:type="dxa"/>
                </w:tcPr>
                <w:p w14:paraId="6EF93661" w14:textId="77492CF8" w:rsidR="00EF6304" w:rsidRDefault="00994EAB">
                  <w:pPr>
                    <w:pStyle w:val="afc"/>
                    <w:ind w:firstLineChars="0" w:firstLine="0"/>
                    <w:jc w:val="center"/>
                    <w:rPr>
                      <w:szCs w:val="21"/>
                    </w:rPr>
                  </w:pPr>
                  <w:r>
                    <w:rPr>
                      <w:rFonts w:hint="eastAsia"/>
                      <w:szCs w:val="21"/>
                    </w:rPr>
                    <w:t>控制变异概率</w:t>
                  </w:r>
                </w:p>
              </w:tc>
            </w:tr>
            <w:tr w:rsidR="00EF6304" w14:paraId="682CB2A9" w14:textId="77777777">
              <w:trPr>
                <w:jc w:val="center"/>
              </w:trPr>
              <w:tc>
                <w:tcPr>
                  <w:tcW w:w="1799" w:type="dxa"/>
                </w:tcPr>
                <w:p w14:paraId="734008E5" w14:textId="22C15203" w:rsidR="00EF6304" w:rsidRDefault="00FB59AA">
                  <w:pPr>
                    <w:pStyle w:val="afc"/>
                    <w:ind w:firstLineChars="0" w:firstLine="0"/>
                    <w:jc w:val="center"/>
                    <w:rPr>
                      <w:szCs w:val="21"/>
                    </w:rPr>
                  </w:pPr>
                  <m:oMathPara>
                    <m:oMath>
                      <m:r>
                        <w:rPr>
                          <w:rFonts w:ascii="Cambria Math" w:hAnsi="Cambria Math"/>
                          <w:szCs w:val="21"/>
                        </w:rPr>
                        <m:t>N</m:t>
                      </m:r>
                    </m:oMath>
                  </m:oMathPara>
                </w:p>
              </w:tc>
              <w:tc>
                <w:tcPr>
                  <w:tcW w:w="1830" w:type="dxa"/>
                </w:tcPr>
                <w:p w14:paraId="7AA234D2" w14:textId="62E13A3A" w:rsidR="00EF6304" w:rsidRDefault="00FB59AA">
                  <w:pPr>
                    <w:pStyle w:val="afc"/>
                    <w:ind w:firstLineChars="0" w:firstLine="0"/>
                    <w:jc w:val="center"/>
                    <w:rPr>
                      <w:szCs w:val="21"/>
                    </w:rPr>
                  </w:pPr>
                  <w:r>
                    <w:rPr>
                      <w:rFonts w:hint="eastAsia"/>
                      <w:szCs w:val="21"/>
                    </w:rPr>
                    <w:t>100</w:t>
                  </w:r>
                </w:p>
              </w:tc>
              <w:tc>
                <w:tcPr>
                  <w:tcW w:w="3180" w:type="dxa"/>
                </w:tcPr>
                <w:p w14:paraId="3BD15167" w14:textId="5D8C1A57" w:rsidR="00EF6304" w:rsidRDefault="00FB59AA">
                  <w:pPr>
                    <w:pStyle w:val="afc"/>
                    <w:ind w:firstLineChars="0" w:firstLine="0"/>
                    <w:jc w:val="center"/>
                    <w:rPr>
                      <w:szCs w:val="21"/>
                    </w:rPr>
                  </w:pPr>
                  <w:r>
                    <w:rPr>
                      <w:rFonts w:hint="eastAsia"/>
                      <w:szCs w:val="21"/>
                    </w:rPr>
                    <w:t>种群数量</w:t>
                  </w:r>
                </w:p>
              </w:tc>
            </w:tr>
          </w:tbl>
          <w:p w14:paraId="15CED9DC" w14:textId="77777777" w:rsidR="00EF6304" w:rsidRDefault="00F31907">
            <w:pPr>
              <w:pStyle w:val="afc"/>
              <w:numPr>
                <w:ilvl w:val="0"/>
                <w:numId w:val="6"/>
              </w:numPr>
              <w:ind w:firstLineChars="0"/>
              <w:rPr>
                <w:szCs w:val="21"/>
              </w:rPr>
            </w:pPr>
            <w:bookmarkStart w:id="48" w:name="OLE_LINK190"/>
            <w:bookmarkStart w:id="49" w:name="OLE_LINK191"/>
            <w:r>
              <w:rPr>
                <w:rFonts w:hint="eastAsia"/>
                <w:szCs w:val="21"/>
              </w:rPr>
              <w:t>算法模块</w:t>
            </w:r>
            <w:bookmarkEnd w:id="48"/>
            <w:r>
              <w:rPr>
                <w:rFonts w:hint="eastAsia"/>
                <w:szCs w:val="21"/>
              </w:rPr>
              <w:t>（优化策略）讨论（模块（优化策略）功能</w:t>
            </w:r>
            <w:r>
              <w:rPr>
                <w:szCs w:val="21"/>
              </w:rPr>
              <w:t>描述，</w:t>
            </w:r>
            <w:r>
              <w:rPr>
                <w:rFonts w:hint="eastAsia"/>
                <w:szCs w:val="21"/>
              </w:rPr>
              <w:t>模块（优化策略）对比选择</w:t>
            </w:r>
            <w:r>
              <w:rPr>
                <w:szCs w:val="21"/>
              </w:rPr>
              <w:t>，</w:t>
            </w:r>
            <w:r>
              <w:rPr>
                <w:rFonts w:hint="eastAsia"/>
                <w:szCs w:val="21"/>
              </w:rPr>
              <w:t>所</w:t>
            </w:r>
            <w:r>
              <w:rPr>
                <w:szCs w:val="21"/>
              </w:rPr>
              <w:t>使用</w:t>
            </w:r>
            <w:r>
              <w:rPr>
                <w:rFonts w:hint="eastAsia"/>
                <w:szCs w:val="21"/>
              </w:rPr>
              <w:t>实验</w:t>
            </w:r>
            <w:r>
              <w:rPr>
                <w:szCs w:val="21"/>
              </w:rPr>
              <w:t>数据</w:t>
            </w:r>
            <w:r>
              <w:rPr>
                <w:rFonts w:hint="eastAsia"/>
                <w:szCs w:val="21"/>
              </w:rPr>
              <w:t>，模块（优化策略）分析</w:t>
            </w:r>
            <w:r>
              <w:rPr>
                <w:szCs w:val="21"/>
              </w:rPr>
              <w:t>评价指标</w:t>
            </w:r>
            <w:r>
              <w:rPr>
                <w:rFonts w:hint="eastAsia"/>
                <w:szCs w:val="21"/>
              </w:rPr>
              <w:t>）</w:t>
            </w:r>
            <w:r>
              <w:rPr>
                <w:szCs w:val="21"/>
              </w:rPr>
              <w:t xml:space="preserve"> </w:t>
            </w:r>
          </w:p>
          <w:bookmarkEnd w:id="49"/>
          <w:p w14:paraId="3B8885F1" w14:textId="33C41F4B" w:rsidR="00EF6304" w:rsidRDefault="00F31907">
            <w:pPr>
              <w:ind w:firstLine="420"/>
              <w:rPr>
                <w:szCs w:val="21"/>
              </w:rPr>
            </w:pPr>
            <w:r>
              <w:rPr>
                <w:rFonts w:hint="eastAsia"/>
                <w:szCs w:val="21"/>
              </w:rPr>
              <w:t>消融实验：涉及</w:t>
            </w:r>
            <w:bookmarkStart w:id="50" w:name="OLE_LINK187"/>
            <w:r w:rsidR="002813DF" w:rsidRPr="000C4EC9">
              <w:rPr>
                <w:rFonts w:asciiTheme="minorEastAsia" w:hAnsiTheme="minorEastAsia" w:hint="eastAsia"/>
                <w:color w:val="000000"/>
                <w:szCs w:val="21"/>
              </w:rPr>
              <w:t xml:space="preserve">基于 </w:t>
            </w:r>
            <w:r w:rsidR="002813DF" w:rsidRPr="007B5CDD">
              <w:rPr>
                <w:rFonts w:cs="Times New Roman"/>
                <w:color w:val="000000"/>
                <w:szCs w:val="21"/>
              </w:rPr>
              <w:t>Beta</w:t>
            </w:r>
            <w:r w:rsidR="002813DF" w:rsidRPr="000C4EC9">
              <w:rPr>
                <w:rFonts w:asciiTheme="minorEastAsia" w:hAnsiTheme="minorEastAsia" w:hint="eastAsia"/>
                <w:color w:val="000000"/>
                <w:szCs w:val="21"/>
              </w:rPr>
              <w:t xml:space="preserve"> 分布的连续型偏向随机初始化</w:t>
            </w:r>
            <w:bookmarkEnd w:id="50"/>
            <w:r>
              <w:rPr>
                <w:rFonts w:hint="eastAsia"/>
                <w:szCs w:val="21"/>
              </w:rPr>
              <w:t>、</w:t>
            </w:r>
            <w:bookmarkStart w:id="51" w:name="OLE_LINK188"/>
            <w:r w:rsidR="002813DF" w:rsidRPr="002813DF">
              <w:rPr>
                <w:rFonts w:asciiTheme="minorEastAsia" w:hAnsiTheme="minorEastAsia" w:hint="eastAsia"/>
                <w:color w:val="000000"/>
                <w:szCs w:val="21"/>
              </w:rPr>
              <w:t>基于</w:t>
            </w:r>
            <w:r w:rsidR="002813DF">
              <w:rPr>
                <w:rFonts w:asciiTheme="minorEastAsia" w:hAnsiTheme="minorEastAsia" w:hint="eastAsia"/>
                <w:color w:val="000000"/>
                <w:szCs w:val="21"/>
              </w:rPr>
              <w:t>农学先验知识</w:t>
            </w:r>
            <w:r w:rsidR="002813DF" w:rsidRPr="002813DF">
              <w:rPr>
                <w:rFonts w:asciiTheme="minorEastAsia" w:hAnsiTheme="minorEastAsia" w:hint="eastAsia"/>
                <w:color w:val="000000"/>
                <w:szCs w:val="21"/>
              </w:rPr>
              <w:t>引导的交叉</w:t>
            </w:r>
            <w:r w:rsidR="002813DF">
              <w:rPr>
                <w:rFonts w:asciiTheme="minorEastAsia" w:hAnsiTheme="minorEastAsia" w:hint="eastAsia"/>
                <w:color w:val="000000"/>
                <w:szCs w:val="21"/>
              </w:rPr>
              <w:t>变异</w:t>
            </w:r>
            <w:r w:rsidR="002813DF" w:rsidRPr="002813DF">
              <w:rPr>
                <w:rFonts w:asciiTheme="minorEastAsia" w:hAnsiTheme="minorEastAsia" w:hint="eastAsia"/>
                <w:color w:val="000000"/>
                <w:szCs w:val="21"/>
              </w:rPr>
              <w:t>算子</w:t>
            </w:r>
            <w:bookmarkEnd w:id="51"/>
            <w:r>
              <w:rPr>
                <w:rFonts w:hint="eastAsia"/>
                <w:szCs w:val="21"/>
              </w:rPr>
              <w:t>和</w:t>
            </w:r>
            <w:r w:rsidR="002813DF">
              <w:rPr>
                <w:rFonts w:hint="eastAsia"/>
                <w:szCs w:val="21"/>
              </w:rPr>
              <w:t>动态自适应</w:t>
            </w:r>
            <w:r w:rsidR="002813DF" w:rsidRPr="002813DF">
              <w:rPr>
                <w:rFonts w:asciiTheme="minorEastAsia" w:hAnsiTheme="minorEastAsia" w:hint="eastAsia"/>
                <w:color w:val="000000"/>
                <w:szCs w:val="21"/>
              </w:rPr>
              <w:t>精英保留策略</w:t>
            </w:r>
            <w:r>
              <w:rPr>
                <w:rFonts w:hint="eastAsia"/>
                <w:szCs w:val="21"/>
              </w:rPr>
              <w:t>三个模块：</w:t>
            </w:r>
          </w:p>
          <w:p w14:paraId="7F875127" w14:textId="376C13E1" w:rsidR="00EF6304" w:rsidRDefault="002813DF">
            <w:pPr>
              <w:pStyle w:val="afc"/>
              <w:numPr>
                <w:ilvl w:val="0"/>
                <w:numId w:val="7"/>
              </w:numPr>
              <w:ind w:firstLineChars="0"/>
              <w:rPr>
                <w:szCs w:val="21"/>
              </w:rPr>
            </w:pPr>
            <w:r w:rsidRPr="000C4EC9">
              <w:rPr>
                <w:rFonts w:asciiTheme="minorEastAsia" w:hAnsiTheme="minorEastAsia" w:hint="eastAsia"/>
                <w:color w:val="000000"/>
                <w:szCs w:val="21"/>
              </w:rPr>
              <w:t xml:space="preserve">基于 </w:t>
            </w:r>
            <w:r w:rsidRPr="007B5CDD">
              <w:rPr>
                <w:rFonts w:cs="Times New Roman"/>
                <w:color w:val="000000"/>
                <w:szCs w:val="21"/>
              </w:rPr>
              <w:t>Beta</w:t>
            </w:r>
            <w:r w:rsidRPr="000C4EC9">
              <w:rPr>
                <w:rFonts w:asciiTheme="minorEastAsia" w:hAnsiTheme="minorEastAsia" w:hint="eastAsia"/>
                <w:color w:val="000000"/>
                <w:szCs w:val="21"/>
              </w:rPr>
              <w:t xml:space="preserve"> 分布的连续型偏向随机初始化</w:t>
            </w:r>
            <w:r w:rsidR="00F31907">
              <w:rPr>
                <w:rFonts w:hint="eastAsia"/>
                <w:szCs w:val="21"/>
              </w:rPr>
              <w:t>：</w:t>
            </w:r>
            <w:r w:rsidR="00CF6C0B" w:rsidRPr="00CF6C0B">
              <w:rPr>
                <w:rFonts w:hint="eastAsia"/>
                <w:szCs w:val="21"/>
              </w:rPr>
              <w:t>经典交叉（</w:t>
            </w:r>
            <w:r w:rsidR="00CF6C0B" w:rsidRPr="00CF6C0B">
              <w:rPr>
                <w:rFonts w:hint="eastAsia"/>
                <w:szCs w:val="21"/>
              </w:rPr>
              <w:t>SBX</w:t>
            </w:r>
            <w:r w:rsidR="00CF6C0B" w:rsidRPr="00CF6C0B">
              <w:rPr>
                <w:rFonts w:hint="eastAsia"/>
                <w:szCs w:val="21"/>
              </w:rPr>
              <w:t>）</w:t>
            </w:r>
            <w:r w:rsidR="00CF6C0B">
              <w:rPr>
                <w:rFonts w:hint="eastAsia"/>
                <w:szCs w:val="21"/>
              </w:rPr>
              <w:t>初始化策略、</w:t>
            </w:r>
            <w:r w:rsidR="00BF4B3B" w:rsidRPr="000C4EC9">
              <w:rPr>
                <w:rFonts w:asciiTheme="minorEastAsia" w:hAnsiTheme="minorEastAsia" w:hint="eastAsia"/>
                <w:color w:val="000000"/>
                <w:szCs w:val="21"/>
              </w:rPr>
              <w:t xml:space="preserve">基于 </w:t>
            </w:r>
            <w:r w:rsidR="00BF4B3B" w:rsidRPr="007B5CDD">
              <w:rPr>
                <w:rFonts w:cs="Times New Roman"/>
                <w:color w:val="000000"/>
                <w:szCs w:val="21"/>
              </w:rPr>
              <w:t>Beta</w:t>
            </w:r>
            <w:r w:rsidR="00BF4B3B" w:rsidRPr="000C4EC9">
              <w:rPr>
                <w:rFonts w:asciiTheme="minorEastAsia" w:hAnsiTheme="minorEastAsia" w:hint="eastAsia"/>
                <w:color w:val="000000"/>
                <w:szCs w:val="21"/>
              </w:rPr>
              <w:t xml:space="preserve"> 分布的连续型偏向随机初始化</w:t>
            </w:r>
          </w:p>
          <w:p w14:paraId="054146DF" w14:textId="024BA07F" w:rsidR="00EF6304" w:rsidRDefault="002813DF">
            <w:pPr>
              <w:pStyle w:val="afc"/>
              <w:numPr>
                <w:ilvl w:val="0"/>
                <w:numId w:val="7"/>
              </w:numPr>
              <w:ind w:firstLineChars="0"/>
              <w:rPr>
                <w:szCs w:val="21"/>
              </w:rPr>
            </w:pPr>
            <w:r w:rsidRPr="002813DF">
              <w:rPr>
                <w:rFonts w:asciiTheme="minorEastAsia" w:hAnsiTheme="minorEastAsia" w:hint="eastAsia"/>
                <w:color w:val="000000"/>
                <w:szCs w:val="21"/>
              </w:rPr>
              <w:t>基于</w:t>
            </w:r>
            <w:r>
              <w:rPr>
                <w:rFonts w:asciiTheme="minorEastAsia" w:hAnsiTheme="minorEastAsia" w:hint="eastAsia"/>
                <w:color w:val="000000"/>
                <w:szCs w:val="21"/>
              </w:rPr>
              <w:t>农学先验知识</w:t>
            </w:r>
            <w:r w:rsidRPr="002813DF">
              <w:rPr>
                <w:rFonts w:asciiTheme="minorEastAsia" w:hAnsiTheme="minorEastAsia" w:hint="eastAsia"/>
                <w:color w:val="000000"/>
                <w:szCs w:val="21"/>
              </w:rPr>
              <w:t>引导的交叉</w:t>
            </w:r>
            <w:r>
              <w:rPr>
                <w:rFonts w:asciiTheme="minorEastAsia" w:hAnsiTheme="minorEastAsia" w:hint="eastAsia"/>
                <w:color w:val="000000"/>
                <w:szCs w:val="21"/>
              </w:rPr>
              <w:t>变异</w:t>
            </w:r>
            <w:r w:rsidRPr="002813DF">
              <w:rPr>
                <w:rFonts w:asciiTheme="minorEastAsia" w:hAnsiTheme="minorEastAsia" w:hint="eastAsia"/>
                <w:color w:val="000000"/>
                <w:szCs w:val="21"/>
              </w:rPr>
              <w:t>算子</w:t>
            </w:r>
            <w:r w:rsidR="00F31907">
              <w:rPr>
                <w:rFonts w:hint="eastAsia"/>
                <w:szCs w:val="21"/>
              </w:rPr>
              <w:t>：不使用</w:t>
            </w:r>
            <w:r w:rsidR="00BF4B3B">
              <w:rPr>
                <w:rFonts w:asciiTheme="minorEastAsia" w:hAnsiTheme="minorEastAsia" w:hint="eastAsia"/>
                <w:color w:val="000000"/>
                <w:szCs w:val="21"/>
              </w:rPr>
              <w:t>先验知识</w:t>
            </w:r>
            <w:r w:rsidR="00BF4B3B" w:rsidRPr="002813DF">
              <w:rPr>
                <w:rFonts w:asciiTheme="minorEastAsia" w:hAnsiTheme="minorEastAsia" w:hint="eastAsia"/>
                <w:color w:val="000000"/>
                <w:szCs w:val="21"/>
              </w:rPr>
              <w:t>引导</w:t>
            </w:r>
            <w:r w:rsidR="00BF4B3B">
              <w:rPr>
                <w:rFonts w:asciiTheme="minorEastAsia" w:hAnsiTheme="minorEastAsia" w:hint="eastAsia"/>
                <w:color w:val="000000"/>
                <w:szCs w:val="21"/>
              </w:rPr>
              <w:t>进行交叉变异</w:t>
            </w:r>
            <w:r w:rsidR="00715363">
              <w:rPr>
                <w:rFonts w:asciiTheme="minorEastAsia" w:hAnsiTheme="minorEastAsia" w:hint="eastAsia"/>
                <w:color w:val="000000"/>
                <w:szCs w:val="21"/>
              </w:rPr>
              <w:t>、使用先验知识引导的交叉变异</w:t>
            </w:r>
          </w:p>
          <w:p w14:paraId="34489CAC" w14:textId="36AF0599" w:rsidR="00EF6304" w:rsidRDefault="002813DF">
            <w:pPr>
              <w:pStyle w:val="afc"/>
              <w:numPr>
                <w:ilvl w:val="0"/>
                <w:numId w:val="7"/>
              </w:numPr>
              <w:ind w:firstLineChars="0"/>
              <w:rPr>
                <w:szCs w:val="21"/>
              </w:rPr>
            </w:pPr>
            <w:r>
              <w:rPr>
                <w:rFonts w:hint="eastAsia"/>
                <w:szCs w:val="21"/>
              </w:rPr>
              <w:t>动态自适应</w:t>
            </w:r>
            <w:r w:rsidRPr="002813DF">
              <w:rPr>
                <w:rFonts w:asciiTheme="minorEastAsia" w:hAnsiTheme="minorEastAsia" w:hint="eastAsia"/>
                <w:color w:val="000000"/>
                <w:szCs w:val="21"/>
              </w:rPr>
              <w:t>精英保留策略</w:t>
            </w:r>
            <w:r w:rsidR="00F31907">
              <w:rPr>
                <w:rFonts w:hint="eastAsia"/>
                <w:szCs w:val="21"/>
              </w:rPr>
              <w:t>：</w:t>
            </w:r>
            <w:r w:rsidR="00715363" w:rsidRPr="00715363">
              <w:rPr>
                <w:rFonts w:hint="eastAsia"/>
                <w:szCs w:val="21"/>
              </w:rPr>
              <w:t>固定比例精英保留</w:t>
            </w:r>
            <w:r w:rsidR="00444EC1">
              <w:rPr>
                <w:rFonts w:hint="eastAsia"/>
                <w:szCs w:val="21"/>
              </w:rPr>
              <w:t>、动态自适应保留</w:t>
            </w:r>
          </w:p>
          <w:p w14:paraId="60AF4D25" w14:textId="77777777" w:rsidR="00EF6304" w:rsidRDefault="00F31907">
            <w:pPr>
              <w:pStyle w:val="afc"/>
              <w:numPr>
                <w:ilvl w:val="0"/>
                <w:numId w:val="6"/>
              </w:numPr>
              <w:ind w:firstLineChars="0"/>
              <w:rPr>
                <w:szCs w:val="21"/>
              </w:rPr>
            </w:pPr>
            <w:r>
              <w:rPr>
                <w:rFonts w:hint="eastAsia"/>
                <w:szCs w:val="21"/>
              </w:rPr>
              <w:t>算法</w:t>
            </w:r>
            <w:r>
              <w:rPr>
                <w:szCs w:val="21"/>
              </w:rPr>
              <w:t>对比</w:t>
            </w:r>
            <w:r>
              <w:rPr>
                <w:rFonts w:hint="eastAsia"/>
                <w:szCs w:val="21"/>
              </w:rPr>
              <w:t>评价体系描述</w:t>
            </w:r>
            <w:r>
              <w:rPr>
                <w:szCs w:val="21"/>
              </w:rPr>
              <w:t>（</w:t>
            </w:r>
            <w:r>
              <w:rPr>
                <w:rFonts w:hint="eastAsia"/>
                <w:szCs w:val="21"/>
              </w:rPr>
              <w:t>性能评价</w:t>
            </w:r>
            <w:r>
              <w:rPr>
                <w:szCs w:val="21"/>
              </w:rPr>
              <w:t>指标</w:t>
            </w:r>
            <w:r>
              <w:rPr>
                <w:rFonts w:hint="eastAsia"/>
                <w:szCs w:val="21"/>
              </w:rPr>
              <w:t>、</w:t>
            </w:r>
            <w:r>
              <w:rPr>
                <w:szCs w:val="21"/>
              </w:rPr>
              <w:t>运行</w:t>
            </w:r>
            <w:r>
              <w:rPr>
                <w:rFonts w:hint="eastAsia"/>
                <w:szCs w:val="21"/>
              </w:rPr>
              <w:t>时间、</w:t>
            </w:r>
            <w:r>
              <w:rPr>
                <w:szCs w:val="21"/>
              </w:rPr>
              <w:t>扩展性指标</w:t>
            </w:r>
            <w:r>
              <w:rPr>
                <w:rFonts w:hint="eastAsia"/>
                <w:szCs w:val="21"/>
              </w:rPr>
              <w:t>、空间</w:t>
            </w:r>
            <w:r>
              <w:rPr>
                <w:szCs w:val="21"/>
              </w:rPr>
              <w:t>资源消耗</w:t>
            </w:r>
            <w:r>
              <w:rPr>
                <w:rFonts w:hint="eastAsia"/>
                <w:szCs w:val="21"/>
              </w:rPr>
              <w:t>指标</w:t>
            </w:r>
            <w:r>
              <w:rPr>
                <w:szCs w:val="21"/>
              </w:rPr>
              <w:t>）</w:t>
            </w:r>
          </w:p>
          <w:p w14:paraId="402F7C67" w14:textId="77777777" w:rsidR="00EF6304" w:rsidRDefault="00F31907">
            <w:pPr>
              <w:ind w:firstLine="420"/>
              <w:rPr>
                <w:szCs w:val="21"/>
              </w:rPr>
            </w:pPr>
            <w:r>
              <w:rPr>
                <w:rFonts w:hint="eastAsia"/>
                <w:szCs w:val="21"/>
              </w:rPr>
              <w:t>评价指标：</w:t>
            </w:r>
          </w:p>
          <w:p w14:paraId="067A7489" w14:textId="77777777" w:rsidR="00E00408" w:rsidRDefault="001C2981">
            <w:pPr>
              <w:ind w:firstLine="420"/>
              <w:rPr>
                <w:szCs w:val="21"/>
              </w:rPr>
            </w:pPr>
            <w:r>
              <w:rPr>
                <w:rFonts w:hint="eastAsia"/>
                <w:szCs w:val="21"/>
              </w:rPr>
              <w:t>收敛性：</w:t>
            </w:r>
            <w:r w:rsidRPr="001C2981">
              <w:rPr>
                <w:rFonts w:hint="eastAsia"/>
                <w:szCs w:val="21"/>
              </w:rPr>
              <w:t xml:space="preserve">HV/IGD </w:t>
            </w:r>
            <w:r w:rsidRPr="001C2981">
              <w:rPr>
                <w:rFonts w:hint="eastAsia"/>
                <w:szCs w:val="21"/>
              </w:rPr>
              <w:t>改善幅度</w:t>
            </w:r>
            <w:r w:rsidR="00E00408">
              <w:rPr>
                <w:rFonts w:hint="eastAsia"/>
                <w:szCs w:val="21"/>
              </w:rPr>
              <w:t>；</w:t>
            </w:r>
          </w:p>
          <w:p w14:paraId="3AC03884" w14:textId="77777777" w:rsidR="00EF6304" w:rsidRDefault="00D77AE2">
            <w:pPr>
              <w:ind w:firstLine="420"/>
              <w:rPr>
                <w:szCs w:val="21"/>
              </w:rPr>
            </w:pPr>
            <w:r w:rsidRPr="00D77AE2">
              <w:rPr>
                <w:rFonts w:hint="eastAsia"/>
                <w:szCs w:val="21"/>
              </w:rPr>
              <w:t>运行时间指标</w:t>
            </w:r>
            <w:r>
              <w:rPr>
                <w:rFonts w:hint="eastAsia"/>
                <w:szCs w:val="21"/>
              </w:rPr>
              <w:t>：</w:t>
            </w:r>
            <w:r w:rsidRPr="00D77AE2">
              <w:rPr>
                <w:rFonts w:hint="eastAsia"/>
                <w:szCs w:val="21"/>
              </w:rPr>
              <w:t>每代平均运行时间</w:t>
            </w:r>
            <w:r>
              <w:rPr>
                <w:rFonts w:hint="eastAsia"/>
                <w:szCs w:val="21"/>
              </w:rPr>
              <w:t>、</w:t>
            </w:r>
            <w:r w:rsidRPr="00D77AE2">
              <w:rPr>
                <w:rFonts w:hint="eastAsia"/>
                <w:szCs w:val="21"/>
              </w:rPr>
              <w:t>总运行时间</w:t>
            </w:r>
            <w:r w:rsidR="00E00408">
              <w:rPr>
                <w:rFonts w:hint="eastAsia"/>
                <w:szCs w:val="21"/>
              </w:rPr>
              <w:t>；</w:t>
            </w:r>
          </w:p>
          <w:p w14:paraId="78C44DD6" w14:textId="6C2FBBFF" w:rsidR="00E00408" w:rsidRDefault="00E00408">
            <w:pPr>
              <w:ind w:firstLine="420"/>
              <w:rPr>
                <w:szCs w:val="21"/>
              </w:rPr>
            </w:pPr>
            <w:r w:rsidRPr="00E00408">
              <w:rPr>
                <w:rFonts w:hint="eastAsia"/>
                <w:szCs w:val="21"/>
              </w:rPr>
              <w:t>代理模型更新频率与存储开销</w:t>
            </w:r>
            <w:r>
              <w:rPr>
                <w:rFonts w:hint="eastAsia"/>
                <w:szCs w:val="21"/>
              </w:rPr>
              <w:t>。</w:t>
            </w:r>
          </w:p>
        </w:tc>
      </w:tr>
    </w:tbl>
    <w:p w14:paraId="5BF04498" w14:textId="77777777" w:rsidR="00EF6304" w:rsidRDefault="00EF6304">
      <w:pPr>
        <w:pStyle w:val="11"/>
        <w:ind w:firstLine="420"/>
      </w:pPr>
    </w:p>
    <w:p w14:paraId="2B8451B0" w14:textId="53AD7C90" w:rsidR="00EF6304" w:rsidRDefault="00F31907" w:rsidP="00060D92">
      <w:pPr>
        <w:pStyle w:val="11"/>
        <w:numPr>
          <w:ilvl w:val="0"/>
          <w:numId w:val="9"/>
        </w:numPr>
        <w:ind w:firstLineChars="0"/>
        <w:rPr>
          <w:rFonts w:cs="Times New Roman"/>
          <w:kern w:val="0"/>
          <w:szCs w:val="24"/>
        </w:rPr>
      </w:pPr>
      <w:r>
        <w:lastRenderedPageBreak/>
        <w:fldChar w:fldCharType="begin"/>
      </w:r>
      <w:r>
        <w:instrText xml:space="preserve"> ADDIN ZOTERO_BIBL {"uncited":[],"omitted":[],"custom":[]} CSL_BIBLIOGRAPHY </w:instrText>
      </w:r>
      <w:r>
        <w:fldChar w:fldCharType="separate"/>
      </w:r>
      <w:bookmarkStart w:id="52" w:name="_Ref208266196"/>
      <w:bookmarkStart w:id="53" w:name="OLE_LINK194"/>
      <w:r w:rsidR="00C76EB9" w:rsidRPr="00C76EB9">
        <w:rPr>
          <w:rFonts w:cs="Times New Roman"/>
          <w:kern w:val="0"/>
          <w:szCs w:val="24"/>
        </w:rPr>
        <w:t>Ahmed U, Lin J C W, Srivastava G, et al. A nutrient recommendation system for soil fertilization based on evolutionary computation[J]. Computers and Electronics in Agriculture, 2021, 189: 106407.</w:t>
      </w:r>
      <w:bookmarkEnd w:id="52"/>
    </w:p>
    <w:p w14:paraId="0E3E97F2" w14:textId="41909460" w:rsidR="00EF6304" w:rsidRDefault="00782CEC" w:rsidP="00060D92">
      <w:pPr>
        <w:pStyle w:val="11"/>
        <w:numPr>
          <w:ilvl w:val="0"/>
          <w:numId w:val="9"/>
        </w:numPr>
        <w:ind w:firstLineChars="0"/>
        <w:rPr>
          <w:rFonts w:cs="Times New Roman"/>
          <w:kern w:val="0"/>
          <w:szCs w:val="24"/>
        </w:rPr>
      </w:pPr>
      <w:bookmarkStart w:id="54" w:name="_Ref208266211"/>
      <w:r w:rsidRPr="00782CEC">
        <w:rPr>
          <w:rFonts w:cs="Times New Roman"/>
          <w:kern w:val="0"/>
          <w:szCs w:val="24"/>
        </w:rPr>
        <w:t>Vikhar P A. Evolutionary algorithms: A critical review and its future prospects[C]//2016 International conference on global trends in signal processing, information computing and communication (ICGTSPICC). IEEE, 2016: 261-265.</w:t>
      </w:r>
      <w:bookmarkEnd w:id="54"/>
    </w:p>
    <w:p w14:paraId="1257CB93" w14:textId="58B42CAF" w:rsidR="00EF6304" w:rsidRDefault="00665C08" w:rsidP="00060D92">
      <w:pPr>
        <w:pStyle w:val="11"/>
        <w:numPr>
          <w:ilvl w:val="0"/>
          <w:numId w:val="9"/>
        </w:numPr>
        <w:ind w:firstLineChars="0"/>
        <w:rPr>
          <w:rFonts w:cs="Times New Roman"/>
          <w:kern w:val="0"/>
          <w:szCs w:val="24"/>
        </w:rPr>
      </w:pPr>
      <w:bookmarkStart w:id="55" w:name="_Ref208266220"/>
      <w:r w:rsidRPr="00665C08">
        <w:rPr>
          <w:rFonts w:cs="Times New Roman"/>
          <w:kern w:val="0"/>
          <w:szCs w:val="24"/>
        </w:rPr>
        <w:t>Whitley D, Rana S, Dzubera J, et al. Evaluating evolutionary algorithms[J]. Artificial intelligence, 1996, 85(1-2): 245-276.</w:t>
      </w:r>
      <w:bookmarkEnd w:id="55"/>
    </w:p>
    <w:p w14:paraId="4D2983C5" w14:textId="1323285F" w:rsidR="00EF6304" w:rsidRDefault="00665C08" w:rsidP="00060D92">
      <w:pPr>
        <w:pStyle w:val="11"/>
        <w:numPr>
          <w:ilvl w:val="0"/>
          <w:numId w:val="9"/>
        </w:numPr>
        <w:ind w:firstLineChars="0"/>
        <w:rPr>
          <w:rFonts w:cs="Times New Roman"/>
          <w:kern w:val="0"/>
          <w:szCs w:val="24"/>
        </w:rPr>
      </w:pPr>
      <w:bookmarkStart w:id="56" w:name="_Ref208266228"/>
      <w:r w:rsidRPr="00665C08">
        <w:rPr>
          <w:rFonts w:cs="Times New Roman"/>
          <w:kern w:val="0"/>
          <w:szCs w:val="24"/>
        </w:rPr>
        <w:t>Quinton P, Rey V. Jacobian descent for multi-objective optimization[J]. arXiv preprint arXiv:2406.16232, 2024.</w:t>
      </w:r>
      <w:bookmarkEnd w:id="56"/>
    </w:p>
    <w:p w14:paraId="4CB0ED57" w14:textId="46D0731E" w:rsidR="00EF6304" w:rsidRDefault="00AE423D" w:rsidP="00060D92">
      <w:pPr>
        <w:pStyle w:val="11"/>
        <w:numPr>
          <w:ilvl w:val="0"/>
          <w:numId w:val="9"/>
        </w:numPr>
        <w:ind w:firstLineChars="0"/>
        <w:rPr>
          <w:rFonts w:cs="Times New Roman"/>
          <w:kern w:val="0"/>
          <w:szCs w:val="24"/>
        </w:rPr>
      </w:pPr>
      <w:bookmarkStart w:id="57" w:name="_Ref208266236"/>
      <w:r w:rsidRPr="00AE423D">
        <w:rPr>
          <w:rFonts w:cs="Times New Roman"/>
          <w:kern w:val="0"/>
          <w:szCs w:val="24"/>
        </w:rPr>
        <w:t>Ramesh S, Kannan S, Baskar S. Application of modified NSGA-II algorithm to multi-objective reactive power planning[J]. Applied Soft Computing, 2012, 12(2): 741-753.</w:t>
      </w:r>
      <w:bookmarkEnd w:id="57"/>
    </w:p>
    <w:p w14:paraId="3A8DF51A" w14:textId="7CBA9BE2" w:rsidR="00EF6304" w:rsidRDefault="00AE423D" w:rsidP="00060D92">
      <w:pPr>
        <w:pStyle w:val="11"/>
        <w:numPr>
          <w:ilvl w:val="0"/>
          <w:numId w:val="9"/>
        </w:numPr>
        <w:ind w:firstLineChars="0"/>
        <w:rPr>
          <w:rFonts w:cs="Times New Roman"/>
          <w:kern w:val="0"/>
          <w:szCs w:val="24"/>
        </w:rPr>
      </w:pPr>
      <w:bookmarkStart w:id="58" w:name="_Ref208266255"/>
      <w:r w:rsidRPr="00AE423D">
        <w:rPr>
          <w:rFonts w:cs="Times New Roman"/>
          <w:kern w:val="0"/>
          <w:szCs w:val="24"/>
        </w:rPr>
        <w:t>Ma H, Zhang Y, Sun S, et al. A comprehensive survey on NSGA-II for multi-objective optimization and applications[J]. Artificial Intelligence Review, 2023, 56(12): 15217-15270.</w:t>
      </w:r>
      <w:bookmarkEnd w:id="58"/>
    </w:p>
    <w:p w14:paraId="7300BFC2" w14:textId="1DFB1721" w:rsidR="00EF6304" w:rsidRDefault="00DD7AA0" w:rsidP="00060D92">
      <w:pPr>
        <w:pStyle w:val="11"/>
        <w:numPr>
          <w:ilvl w:val="0"/>
          <w:numId w:val="9"/>
        </w:numPr>
        <w:ind w:firstLineChars="0"/>
        <w:rPr>
          <w:rFonts w:cs="Times New Roman"/>
          <w:kern w:val="0"/>
          <w:szCs w:val="24"/>
        </w:rPr>
      </w:pPr>
      <w:bookmarkStart w:id="59" w:name="_Ref208266300"/>
      <w:r w:rsidRPr="00DD7AA0">
        <w:rPr>
          <w:rFonts w:cs="Times New Roman"/>
          <w:kern w:val="0"/>
          <w:szCs w:val="24"/>
        </w:rPr>
        <w:t>Xu C, Ke Y, Li Y, et al. Data-driven configuration optimization of an off-grid wind/PV/hydrogen system based on modified NSGA-II and CRITIC-TOPSIS[J]. Energy Conversion and Management, 2020, 215: 112892.</w:t>
      </w:r>
      <w:bookmarkEnd w:id="59"/>
    </w:p>
    <w:p w14:paraId="7EC96318" w14:textId="44B3015D" w:rsidR="00EF6304" w:rsidRDefault="00DD7AA0" w:rsidP="00060D92">
      <w:pPr>
        <w:pStyle w:val="11"/>
        <w:numPr>
          <w:ilvl w:val="0"/>
          <w:numId w:val="9"/>
        </w:numPr>
        <w:ind w:firstLineChars="0"/>
        <w:rPr>
          <w:rFonts w:cs="Times New Roman"/>
          <w:kern w:val="0"/>
          <w:szCs w:val="24"/>
        </w:rPr>
      </w:pPr>
      <w:bookmarkStart w:id="60" w:name="_Ref208266307"/>
      <w:r w:rsidRPr="00DD7AA0">
        <w:rPr>
          <w:rFonts w:cs="Times New Roman"/>
          <w:kern w:val="0"/>
          <w:szCs w:val="24"/>
        </w:rPr>
        <w:t>Zhao J, Yu Y, Lei J, et al. Multi-objective lower irrigation limit simulation and optimization model for Lycium barbarum based on NSGA-III and ANN[J]. Water, 2023, 15(4): 783.</w:t>
      </w:r>
      <w:bookmarkEnd w:id="60"/>
    </w:p>
    <w:p w14:paraId="0EEB8609" w14:textId="2248255A" w:rsidR="00EF6304" w:rsidRDefault="005F0D0E" w:rsidP="00060D92">
      <w:pPr>
        <w:pStyle w:val="11"/>
        <w:numPr>
          <w:ilvl w:val="0"/>
          <w:numId w:val="9"/>
        </w:numPr>
        <w:ind w:firstLineChars="0"/>
        <w:rPr>
          <w:rFonts w:cs="Times New Roman"/>
          <w:kern w:val="0"/>
          <w:szCs w:val="24"/>
        </w:rPr>
      </w:pPr>
      <w:bookmarkStart w:id="61" w:name="_Ref208266319"/>
      <w:r w:rsidRPr="005F0D0E">
        <w:rPr>
          <w:rFonts w:cs="Times New Roman"/>
          <w:kern w:val="0"/>
          <w:szCs w:val="24"/>
        </w:rPr>
        <w:t>Oszczypała M. Bi-objective redundancy allocation problem in systems with mixed strategy: NSGA-II with a novel initialization[J]. Reliability Engineering &amp; System Safety, 2025: 111279.</w:t>
      </w:r>
      <w:bookmarkEnd w:id="61"/>
    </w:p>
    <w:p w14:paraId="7C81B38C" w14:textId="44CDBBFF" w:rsidR="00EF6304" w:rsidRDefault="005F0D0E" w:rsidP="00060D92">
      <w:pPr>
        <w:pStyle w:val="11"/>
        <w:numPr>
          <w:ilvl w:val="0"/>
          <w:numId w:val="9"/>
        </w:numPr>
        <w:ind w:firstLineChars="0"/>
        <w:rPr>
          <w:rFonts w:cs="Times New Roman"/>
          <w:kern w:val="0"/>
          <w:szCs w:val="24"/>
        </w:rPr>
      </w:pPr>
      <w:bookmarkStart w:id="62" w:name="_Ref208266325"/>
      <w:r w:rsidRPr="005F0D0E">
        <w:rPr>
          <w:rFonts w:cs="Times New Roman"/>
          <w:kern w:val="0"/>
          <w:szCs w:val="24"/>
        </w:rPr>
        <w:t>Cheng D, Yao Y, Liu R, et al. Precision agriculture management based on a surrogate model assisted multiobjective algorithmic framework[J]. Scientific Reports, 2023, 13(1): 1142.</w:t>
      </w:r>
      <w:bookmarkEnd w:id="62"/>
    </w:p>
    <w:p w14:paraId="1CE882F7" w14:textId="23B1F85C" w:rsidR="005F0D0E" w:rsidRPr="00BF747B" w:rsidRDefault="008B3070" w:rsidP="00060D92">
      <w:pPr>
        <w:pStyle w:val="11"/>
        <w:numPr>
          <w:ilvl w:val="0"/>
          <w:numId w:val="9"/>
        </w:numPr>
        <w:ind w:firstLineChars="0"/>
        <w:rPr>
          <w:rFonts w:cs="Times New Roman"/>
          <w:kern w:val="0"/>
          <w:szCs w:val="24"/>
        </w:rPr>
      </w:pPr>
      <w:bookmarkStart w:id="63" w:name="_Ref208266355"/>
      <w:r w:rsidRPr="008B3070">
        <w:rPr>
          <w:rFonts w:cs="Times New Roman"/>
          <w:kern w:val="0"/>
          <w:szCs w:val="24"/>
        </w:rPr>
        <w:t>Du J, Liu R, Cheng D, et al. Enhancing NSGA-II algorithm through hybrid strategy for optimizing maize water and fertilizer irrigation simulation[J]. Symmetry, 2024, 16(8): 1062.</w:t>
      </w:r>
      <w:bookmarkEnd w:id="63"/>
    </w:p>
    <w:p w14:paraId="0E316908" w14:textId="7D91A946" w:rsidR="005F0D0E" w:rsidRPr="00BF747B" w:rsidRDefault="00BF747B" w:rsidP="00060D92">
      <w:pPr>
        <w:pStyle w:val="11"/>
        <w:numPr>
          <w:ilvl w:val="0"/>
          <w:numId w:val="9"/>
        </w:numPr>
        <w:ind w:firstLineChars="0"/>
        <w:rPr>
          <w:rFonts w:cs="Times New Roman"/>
          <w:kern w:val="0"/>
          <w:szCs w:val="24"/>
        </w:rPr>
      </w:pPr>
      <w:bookmarkStart w:id="64" w:name="_Ref208266371"/>
      <w:r w:rsidRPr="00BF747B">
        <w:rPr>
          <w:rFonts w:cs="Times New Roman"/>
          <w:kern w:val="0"/>
          <w:szCs w:val="24"/>
        </w:rPr>
        <w:t>Chen J, Ouyang H, Li S, et al. Altruistic NSGA-II with abandonment threshold and double selection strategy for solving multi-objective optimization problems[J]. Applied Soft Computing, 2025, 170: 112653.</w:t>
      </w:r>
      <w:bookmarkEnd w:id="64"/>
    </w:p>
    <w:p w14:paraId="4AF2E047" w14:textId="77777777" w:rsidR="00C874CE" w:rsidRDefault="00C874CE" w:rsidP="00C874CE">
      <w:pPr>
        <w:pStyle w:val="11"/>
        <w:numPr>
          <w:ilvl w:val="0"/>
          <w:numId w:val="9"/>
        </w:numPr>
        <w:ind w:firstLineChars="0"/>
        <w:rPr>
          <w:rFonts w:cs="Times New Roman"/>
          <w:kern w:val="0"/>
          <w:szCs w:val="24"/>
        </w:rPr>
      </w:pPr>
      <w:bookmarkStart w:id="65" w:name="_Ref214115068"/>
      <w:bookmarkStart w:id="66" w:name="_Ref208266409"/>
      <w:r w:rsidRPr="00E03B17">
        <w:rPr>
          <w:rFonts w:cs="Times New Roman" w:hint="eastAsia"/>
          <w:kern w:val="0"/>
          <w:szCs w:val="24"/>
        </w:rPr>
        <w:t>代娜</w:t>
      </w:r>
      <w:r w:rsidRPr="00E03B17">
        <w:rPr>
          <w:rFonts w:cs="Times New Roman" w:hint="eastAsia"/>
          <w:kern w:val="0"/>
          <w:szCs w:val="24"/>
        </w:rPr>
        <w:t xml:space="preserve">, </w:t>
      </w:r>
      <w:r w:rsidRPr="00E03B17">
        <w:rPr>
          <w:rFonts w:cs="Times New Roman" w:hint="eastAsia"/>
          <w:kern w:val="0"/>
          <w:szCs w:val="24"/>
        </w:rPr>
        <w:t>史文娇</w:t>
      </w:r>
      <w:r w:rsidRPr="00E03B17">
        <w:rPr>
          <w:rFonts w:cs="Times New Roman" w:hint="eastAsia"/>
          <w:kern w:val="0"/>
          <w:szCs w:val="24"/>
        </w:rPr>
        <w:t xml:space="preserve">, </w:t>
      </w:r>
      <w:r w:rsidRPr="00E03B17">
        <w:rPr>
          <w:rFonts w:cs="Times New Roman" w:hint="eastAsia"/>
          <w:kern w:val="0"/>
          <w:szCs w:val="24"/>
        </w:rPr>
        <w:t>石晓丽</w:t>
      </w:r>
      <w:r w:rsidRPr="00E03B17">
        <w:rPr>
          <w:rFonts w:cs="Times New Roman" w:hint="eastAsia"/>
          <w:kern w:val="0"/>
          <w:szCs w:val="24"/>
        </w:rPr>
        <w:t xml:space="preserve">. </w:t>
      </w:r>
      <w:r w:rsidRPr="00E03B17">
        <w:rPr>
          <w:rFonts w:cs="Times New Roman" w:hint="eastAsia"/>
          <w:kern w:val="0"/>
          <w:szCs w:val="24"/>
        </w:rPr>
        <w:t>华北平原多目标约束下冬小麦最优施氮量</w:t>
      </w:r>
      <w:r w:rsidRPr="00E03B17">
        <w:rPr>
          <w:rFonts w:cs="Times New Roman" w:hint="eastAsia"/>
          <w:kern w:val="0"/>
          <w:szCs w:val="24"/>
        </w:rPr>
        <w:t xml:space="preserve">[J]. </w:t>
      </w:r>
      <w:r w:rsidRPr="00E03B17">
        <w:rPr>
          <w:rFonts w:cs="Times New Roman" w:hint="eastAsia"/>
          <w:kern w:val="0"/>
          <w:szCs w:val="24"/>
        </w:rPr>
        <w:t>中国生态农业学报</w:t>
      </w:r>
      <w:r w:rsidRPr="00E03B17">
        <w:rPr>
          <w:rFonts w:cs="Times New Roman" w:hint="eastAsia"/>
          <w:kern w:val="0"/>
          <w:szCs w:val="24"/>
        </w:rPr>
        <w:t xml:space="preserve"> (</w:t>
      </w:r>
      <w:r w:rsidRPr="00E03B17">
        <w:rPr>
          <w:rFonts w:cs="Times New Roman" w:hint="eastAsia"/>
          <w:kern w:val="0"/>
          <w:szCs w:val="24"/>
        </w:rPr>
        <w:t>中英文</w:t>
      </w:r>
      <w:r w:rsidRPr="00E03B17">
        <w:rPr>
          <w:rFonts w:cs="Times New Roman" w:hint="eastAsia"/>
          <w:kern w:val="0"/>
          <w:szCs w:val="24"/>
        </w:rPr>
        <w:t>), 2021, 29(9): 1512-1523.</w:t>
      </w:r>
    </w:p>
    <w:p w14:paraId="520FB178" w14:textId="63CB7394" w:rsidR="006B494E" w:rsidRDefault="00C874CE" w:rsidP="00F16A9D">
      <w:pPr>
        <w:pStyle w:val="11"/>
        <w:numPr>
          <w:ilvl w:val="0"/>
          <w:numId w:val="9"/>
        </w:numPr>
        <w:ind w:firstLineChars="0"/>
        <w:rPr>
          <w:rFonts w:cs="Times New Roman"/>
          <w:kern w:val="0"/>
          <w:szCs w:val="24"/>
        </w:rPr>
      </w:pPr>
      <w:bookmarkStart w:id="67" w:name="_Ref214115247"/>
      <w:r w:rsidRPr="00C874CE">
        <w:rPr>
          <w:rFonts w:cs="Times New Roman"/>
          <w:kern w:val="0"/>
          <w:szCs w:val="24"/>
        </w:rPr>
        <w:t>Wang Y, Li H, Jiang Y, et al. Using APSIM Model to Optimize Nitrogen Application for Alfalfa Yield Under Different Precipitation Regimes[J]. Agriculture, 2025, 15(16): 1789</w:t>
      </w:r>
      <w:r>
        <w:rPr>
          <w:rFonts w:cs="Times New Roman" w:hint="eastAsia"/>
          <w:kern w:val="0"/>
          <w:szCs w:val="24"/>
        </w:rPr>
        <w:t>.</w:t>
      </w:r>
      <w:bookmarkEnd w:id="67"/>
    </w:p>
    <w:p w14:paraId="7B5D5F37" w14:textId="7B7AA32C" w:rsidR="00E354CB" w:rsidRDefault="00E354CB" w:rsidP="00F16A9D">
      <w:pPr>
        <w:pStyle w:val="11"/>
        <w:numPr>
          <w:ilvl w:val="0"/>
          <w:numId w:val="9"/>
        </w:numPr>
        <w:ind w:firstLineChars="0"/>
        <w:rPr>
          <w:rFonts w:cs="Times New Roman"/>
          <w:kern w:val="0"/>
          <w:szCs w:val="24"/>
        </w:rPr>
      </w:pPr>
      <w:bookmarkStart w:id="68" w:name="_Ref214115513"/>
      <w:r w:rsidRPr="00E354CB">
        <w:rPr>
          <w:rFonts w:cs="Times New Roman"/>
          <w:kern w:val="0"/>
          <w:szCs w:val="24"/>
        </w:rPr>
        <w:t>Jeong J H, Resop J P, Mueller N D, et al. Random forests for global and regional crop yield predictions[J]. PloS one, 2016, 11(6): e0156571.</w:t>
      </w:r>
      <w:bookmarkEnd w:id="68"/>
    </w:p>
    <w:p w14:paraId="5C1F6C1A" w14:textId="7833BCB4" w:rsidR="00012982" w:rsidRDefault="00012982" w:rsidP="00F16A9D">
      <w:pPr>
        <w:pStyle w:val="11"/>
        <w:numPr>
          <w:ilvl w:val="0"/>
          <w:numId w:val="9"/>
        </w:numPr>
        <w:ind w:firstLineChars="0"/>
        <w:rPr>
          <w:rFonts w:cs="Times New Roman"/>
          <w:kern w:val="0"/>
          <w:szCs w:val="24"/>
        </w:rPr>
      </w:pPr>
      <w:bookmarkStart w:id="69" w:name="_Ref214115709"/>
      <w:r w:rsidRPr="00012982">
        <w:rPr>
          <w:rFonts w:cs="Times New Roman"/>
          <w:kern w:val="0"/>
          <w:szCs w:val="24"/>
        </w:rPr>
        <w:t>Hasan M M, Cumming J A. A Bayesian hierarchical framework for emulating a complex crop yield simulator[J]. arXiv preprint arXiv:2207.12999, 2022.</w:t>
      </w:r>
      <w:bookmarkEnd w:id="69"/>
    </w:p>
    <w:p w14:paraId="09B0B88B" w14:textId="0C6D6745" w:rsidR="00C874CE" w:rsidRDefault="00C874CE" w:rsidP="00F16A9D">
      <w:pPr>
        <w:pStyle w:val="11"/>
        <w:numPr>
          <w:ilvl w:val="0"/>
          <w:numId w:val="9"/>
        </w:numPr>
        <w:ind w:firstLineChars="0"/>
        <w:rPr>
          <w:rFonts w:cs="Times New Roman"/>
          <w:kern w:val="0"/>
          <w:szCs w:val="24"/>
        </w:rPr>
      </w:pPr>
      <w:r w:rsidRPr="00C874CE">
        <w:rPr>
          <w:rFonts w:cs="Times New Roman"/>
          <w:kern w:val="0"/>
          <w:szCs w:val="24"/>
        </w:rPr>
        <w:t>.</w:t>
      </w:r>
    </w:p>
    <w:bookmarkEnd w:id="65"/>
    <w:p w14:paraId="15A6776A" w14:textId="28693C4F" w:rsidR="00F16A9D" w:rsidRPr="00F16A9D" w:rsidRDefault="00BF747B" w:rsidP="00F16A9D">
      <w:pPr>
        <w:pStyle w:val="11"/>
        <w:numPr>
          <w:ilvl w:val="0"/>
          <w:numId w:val="9"/>
        </w:numPr>
        <w:ind w:firstLineChars="0"/>
        <w:rPr>
          <w:rFonts w:cs="Times New Roman"/>
          <w:kern w:val="0"/>
          <w:szCs w:val="24"/>
        </w:rPr>
      </w:pPr>
      <w:r w:rsidRPr="00BF747B">
        <w:rPr>
          <w:rFonts w:cs="Times New Roman"/>
          <w:kern w:val="0"/>
          <w:szCs w:val="24"/>
        </w:rPr>
        <w:t xml:space="preserve">Zhou W, Meng Z. An adaptive differential evolution with dynamic perturbation and dimensional bidirectional crossover mechanism for diversity enhancement[J]. Engineering Applications of Artificial </w:t>
      </w:r>
      <w:r w:rsidRPr="00BF747B">
        <w:rPr>
          <w:rFonts w:cs="Times New Roman"/>
          <w:kern w:val="0"/>
          <w:szCs w:val="24"/>
        </w:rPr>
        <w:lastRenderedPageBreak/>
        <w:t>Intelligence, 2025, 141: 109750.</w:t>
      </w:r>
      <w:bookmarkEnd w:id="66"/>
    </w:p>
    <w:bookmarkEnd w:id="53"/>
    <w:p w14:paraId="16D20F7A" w14:textId="77777777" w:rsidR="00EF6304" w:rsidRDefault="00F31907">
      <w:pPr>
        <w:pStyle w:val="11"/>
        <w:ind w:firstLine="420"/>
      </w:pPr>
      <w:r>
        <w:fldChar w:fldCharType="end"/>
      </w:r>
    </w:p>
    <w:sectPr w:rsidR="00EF6304">
      <w:headerReference w:type="even" r:id="rId15"/>
      <w:headerReference w:type="default" r:id="rId16"/>
      <w:footerReference w:type="even" r:id="rId17"/>
      <w:footerReference w:type="default" r:id="rId18"/>
      <w:headerReference w:type="first" r:id="rId19"/>
      <w:footerReference w:type="first" r:id="rId20"/>
      <w:pgSz w:w="11906" w:h="16838"/>
      <w:pgMar w:top="1440" w:right="1418" w:bottom="1440" w:left="1418"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 w:date="2025-11-11T15:01:00Z" w:initials="X">
    <w:p w14:paraId="4F585F09" w14:textId="1CF1624C" w:rsidR="002E4209" w:rsidRDefault="002E4209">
      <w:pPr>
        <w:pStyle w:val="a5"/>
        <w:ind w:firstLine="420"/>
      </w:pPr>
      <w:r>
        <w:rPr>
          <w:rStyle w:val="afa"/>
        </w:rPr>
        <w:annotationRef/>
      </w:r>
      <w:r>
        <w:rPr>
          <w:rFonts w:hint="eastAsia"/>
        </w:rPr>
        <w:t>介绍施肥养分相关概念，介绍施肥养分推荐是在做什么即可</w:t>
      </w:r>
    </w:p>
  </w:comment>
  <w:comment w:id="28" w:author="振国 杨" w:date="2025-11-15T21:25:00Z" w:initials="振杨">
    <w:p w14:paraId="3D26479B" w14:textId="77777777" w:rsidR="005115F0" w:rsidRDefault="005115F0" w:rsidP="005115F0">
      <w:pPr>
        <w:pStyle w:val="a5"/>
        <w:ind w:firstLineChars="0" w:firstLine="0"/>
      </w:pPr>
      <w:r>
        <w:rPr>
          <w:rStyle w:val="afa"/>
        </w:rPr>
        <w:annotationRef/>
      </w:r>
      <w:r>
        <w:rPr>
          <w:rFonts w:hint="eastAsia"/>
        </w:rPr>
        <w:t>重写了前面三段</w:t>
      </w:r>
    </w:p>
  </w:comment>
  <w:comment w:id="40" w:author="振国 杨" w:date="2025-11-15T22:04:00Z" w:initials="振杨">
    <w:p w14:paraId="0D8850A4" w14:textId="77777777" w:rsidR="00B66411" w:rsidRDefault="00B66411" w:rsidP="00B66411">
      <w:pPr>
        <w:pStyle w:val="a5"/>
        <w:ind w:firstLineChars="0" w:firstLine="0"/>
      </w:pPr>
      <w:r>
        <w:rPr>
          <w:rStyle w:val="afa"/>
        </w:rPr>
        <w:annotationRef/>
      </w:r>
      <w:r>
        <w:rPr>
          <w:rFonts w:hint="eastAsia"/>
        </w:rPr>
        <w:t>将交叉和变异放到一起说</w:t>
      </w:r>
    </w:p>
  </w:comment>
  <w:comment w:id="43" w:author="振国 杨" w:date="2025-11-15T21:55:00Z" w:initials="振杨">
    <w:p w14:paraId="1E63DD07" w14:textId="77777777" w:rsidR="007F7E01" w:rsidRDefault="007F7E01" w:rsidP="007F7E01">
      <w:pPr>
        <w:pStyle w:val="a5"/>
        <w:ind w:firstLineChars="0" w:firstLine="0"/>
      </w:pPr>
      <w:r>
        <w:rPr>
          <w:rStyle w:val="afa"/>
        </w:rPr>
        <w:annotationRef/>
      </w:r>
      <w:r>
        <w:rPr>
          <w:rFonts w:hint="eastAsia"/>
        </w:rPr>
        <w:t>移动该部分作为模块三的步骤</w:t>
      </w:r>
    </w:p>
  </w:comment>
  <w:comment w:id="44" w:author="振国 杨" w:date="2025-11-15T22:04:00Z" w:initials="振杨">
    <w:p w14:paraId="64715DC2" w14:textId="77777777" w:rsidR="003267C0" w:rsidRDefault="003267C0" w:rsidP="003267C0">
      <w:pPr>
        <w:pStyle w:val="a5"/>
        <w:ind w:firstLineChars="0" w:firstLine="0"/>
      </w:pPr>
      <w:r>
        <w:rPr>
          <w:rStyle w:val="afa"/>
        </w:rPr>
        <w:annotationRef/>
      </w:r>
      <w:r>
        <w:rPr>
          <w:rFonts w:hint="eastAsia"/>
        </w:rPr>
        <w:t>将交叉和变异放到一起说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585F09" w15:done="0"/>
  <w15:commentEx w15:paraId="3D26479B" w15:done="0"/>
  <w15:commentEx w15:paraId="0D8850A4" w15:done="0"/>
  <w15:commentEx w15:paraId="1E63DD07" w15:done="0"/>
  <w15:commentEx w15:paraId="64715D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472552" w16cex:dateUtc="2025-11-15T13:25:00Z"/>
  <w16cex:commentExtensible w16cex:durableId="36EB9511" w16cex:dateUtc="2025-11-15T14:04:00Z"/>
  <w16cex:commentExtensible w16cex:durableId="0271A0CB" w16cex:dateUtc="2025-11-15T13:55:00Z"/>
  <w16cex:commentExtensible w16cex:durableId="6E4D9877" w16cex:dateUtc="2025-11-15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585F09" w16cid:durableId="2CBDCE38"/>
  <w16cid:commentId w16cid:paraId="3D26479B" w16cid:durableId="4E472552"/>
  <w16cid:commentId w16cid:paraId="0D8850A4" w16cid:durableId="36EB9511"/>
  <w16cid:commentId w16cid:paraId="1E63DD07" w16cid:durableId="0271A0CB"/>
  <w16cid:commentId w16cid:paraId="64715DC2" w16cid:durableId="6E4D98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D040E" w14:textId="77777777" w:rsidR="008654DC" w:rsidRDefault="008654DC">
      <w:pPr>
        <w:ind w:firstLine="420"/>
      </w:pPr>
      <w:r>
        <w:separator/>
      </w:r>
    </w:p>
  </w:endnote>
  <w:endnote w:type="continuationSeparator" w:id="0">
    <w:p w14:paraId="7CFB398E" w14:textId="77777777" w:rsidR="008654DC" w:rsidRDefault="008654D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F5F9E" w14:textId="77777777" w:rsidR="003E032C" w:rsidRDefault="003E032C">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483E" w14:textId="77777777" w:rsidR="003E032C" w:rsidRDefault="003E032C">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1137" w14:textId="77777777" w:rsidR="003E032C" w:rsidRDefault="003E032C">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E6DEF" w14:textId="77777777" w:rsidR="008654DC" w:rsidRDefault="008654DC">
      <w:pPr>
        <w:ind w:firstLine="420"/>
      </w:pPr>
      <w:r>
        <w:separator/>
      </w:r>
    </w:p>
  </w:footnote>
  <w:footnote w:type="continuationSeparator" w:id="0">
    <w:p w14:paraId="4EEC1FE6" w14:textId="77777777" w:rsidR="008654DC" w:rsidRDefault="008654D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D900" w14:textId="77777777" w:rsidR="003E032C" w:rsidRDefault="003E032C">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E050" w14:textId="77777777" w:rsidR="003E032C" w:rsidRDefault="003E032C">
    <w:pPr>
      <w:pStyle w:val="a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F7D97" w14:textId="77777777" w:rsidR="003E032C" w:rsidRDefault="003E032C">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A3D"/>
    <w:multiLevelType w:val="multilevel"/>
    <w:tmpl w:val="00241A3D"/>
    <w:lvl w:ilvl="0">
      <w:start w:val="1"/>
      <w:numFmt w:val="decimal"/>
      <w:lvlText w:val="（%1）"/>
      <w:lvlJc w:val="left"/>
      <w:pPr>
        <w:ind w:left="561" w:hanging="420"/>
      </w:pPr>
      <w:rPr>
        <w:rFonts w:ascii="宋体" w:eastAsia="宋体" w:hAnsi="宋体" w:hint="eastAsia"/>
      </w:rPr>
    </w:lvl>
    <w:lvl w:ilvl="1">
      <w:start w:val="1"/>
      <w:numFmt w:val="lowerLetter"/>
      <w:lvlText w:val="%2)"/>
      <w:lvlJc w:val="left"/>
      <w:pPr>
        <w:ind w:left="981" w:hanging="420"/>
      </w:pPr>
      <w:rPr>
        <w:rFonts w:ascii="Times New Roman" w:hAnsi="Times New Roman" w:cs="Times New Roman" w:hint="default"/>
      </w:rPr>
    </w:lvl>
    <w:lvl w:ilvl="2">
      <w:start w:val="1"/>
      <w:numFmt w:val="lowerRoman"/>
      <w:lvlText w:val="%3."/>
      <w:lvlJc w:val="right"/>
      <w:pPr>
        <w:ind w:left="1401" w:hanging="420"/>
      </w:pPr>
      <w:rPr>
        <w:rFonts w:ascii="Times New Roman" w:hAnsi="Times New Roman" w:cs="Times New Roman" w:hint="default"/>
      </w:rPr>
    </w:lvl>
    <w:lvl w:ilvl="3">
      <w:start w:val="1"/>
      <w:numFmt w:val="decimal"/>
      <w:lvlText w:val="%4."/>
      <w:lvlJc w:val="left"/>
      <w:pPr>
        <w:ind w:left="1821" w:hanging="420"/>
      </w:pPr>
      <w:rPr>
        <w:rFonts w:ascii="Times New Roman" w:hAnsi="Times New Roman" w:cs="Times New Roman" w:hint="default"/>
      </w:rPr>
    </w:lvl>
    <w:lvl w:ilvl="4">
      <w:start w:val="1"/>
      <w:numFmt w:val="lowerLetter"/>
      <w:lvlText w:val="%5)"/>
      <w:lvlJc w:val="left"/>
      <w:pPr>
        <w:ind w:left="2241" w:hanging="420"/>
      </w:pPr>
      <w:rPr>
        <w:rFonts w:ascii="Times New Roman" w:hAnsi="Times New Roman" w:cs="Times New Roman" w:hint="default"/>
      </w:rPr>
    </w:lvl>
    <w:lvl w:ilvl="5">
      <w:start w:val="1"/>
      <w:numFmt w:val="lowerRoman"/>
      <w:lvlText w:val="%6."/>
      <w:lvlJc w:val="right"/>
      <w:pPr>
        <w:ind w:left="2661" w:hanging="420"/>
      </w:pPr>
      <w:rPr>
        <w:rFonts w:ascii="Times New Roman" w:hAnsi="Times New Roman" w:cs="Times New Roman" w:hint="default"/>
      </w:rPr>
    </w:lvl>
    <w:lvl w:ilvl="6">
      <w:start w:val="1"/>
      <w:numFmt w:val="decimal"/>
      <w:lvlText w:val="%7."/>
      <w:lvlJc w:val="left"/>
      <w:pPr>
        <w:ind w:left="3081" w:hanging="420"/>
      </w:pPr>
      <w:rPr>
        <w:rFonts w:ascii="Times New Roman" w:hAnsi="Times New Roman" w:cs="Times New Roman" w:hint="default"/>
      </w:rPr>
    </w:lvl>
    <w:lvl w:ilvl="7">
      <w:start w:val="1"/>
      <w:numFmt w:val="lowerLetter"/>
      <w:lvlText w:val="%8)"/>
      <w:lvlJc w:val="left"/>
      <w:pPr>
        <w:ind w:left="3501" w:hanging="420"/>
      </w:pPr>
      <w:rPr>
        <w:rFonts w:ascii="Times New Roman" w:hAnsi="Times New Roman" w:cs="Times New Roman" w:hint="default"/>
      </w:rPr>
    </w:lvl>
    <w:lvl w:ilvl="8">
      <w:start w:val="1"/>
      <w:numFmt w:val="lowerRoman"/>
      <w:lvlText w:val="%9."/>
      <w:lvlJc w:val="right"/>
      <w:pPr>
        <w:ind w:left="3921" w:hanging="420"/>
      </w:pPr>
      <w:rPr>
        <w:rFonts w:ascii="Times New Roman" w:hAnsi="Times New Roman" w:cs="Times New Roman" w:hint="default"/>
      </w:rPr>
    </w:lvl>
  </w:abstractNum>
  <w:abstractNum w:abstractNumId="1" w15:restartNumberingAfterBreak="0">
    <w:nsid w:val="22AC62F8"/>
    <w:multiLevelType w:val="multilevel"/>
    <w:tmpl w:val="22AC62F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2A713A"/>
    <w:multiLevelType w:val="multilevel"/>
    <w:tmpl w:val="292A713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333F457E"/>
    <w:multiLevelType w:val="hybridMultilevel"/>
    <w:tmpl w:val="46440A56"/>
    <w:lvl w:ilvl="0" w:tplc="2A86DD44">
      <w:start w:val="1"/>
      <w:numFmt w:val="decimal"/>
      <w:lvlText w:val="[%1] "/>
      <w:lvlJc w:val="left"/>
      <w:pPr>
        <w:ind w:left="1244" w:hanging="440"/>
      </w:pPr>
      <w:rPr>
        <w:rFonts w:hint="eastAsia"/>
      </w:rPr>
    </w:lvl>
    <w:lvl w:ilvl="1" w:tplc="04090019" w:tentative="1">
      <w:start w:val="1"/>
      <w:numFmt w:val="low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low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lowerLetter"/>
      <w:lvlText w:val="%8)"/>
      <w:lvlJc w:val="left"/>
      <w:pPr>
        <w:ind w:left="4324" w:hanging="440"/>
      </w:pPr>
    </w:lvl>
    <w:lvl w:ilvl="8" w:tplc="0409001B" w:tentative="1">
      <w:start w:val="1"/>
      <w:numFmt w:val="lowerRoman"/>
      <w:lvlText w:val="%9."/>
      <w:lvlJc w:val="right"/>
      <w:pPr>
        <w:ind w:left="4764" w:hanging="440"/>
      </w:pPr>
    </w:lvl>
  </w:abstractNum>
  <w:abstractNum w:abstractNumId="4" w15:restartNumberingAfterBreak="0">
    <w:nsid w:val="47D3280B"/>
    <w:multiLevelType w:val="multilevel"/>
    <w:tmpl w:val="47D3280B"/>
    <w:lvl w:ilvl="0">
      <w:start w:val="3"/>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D410AD7"/>
    <w:multiLevelType w:val="multilevel"/>
    <w:tmpl w:val="4D410AD7"/>
    <w:lvl w:ilvl="0">
      <w:start w:val="1"/>
      <w:numFmt w:val="decimal"/>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 w15:restartNumberingAfterBreak="0">
    <w:nsid w:val="66120637"/>
    <w:multiLevelType w:val="multilevel"/>
    <w:tmpl w:val="6612063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241CE37"/>
    <w:multiLevelType w:val="singleLevel"/>
    <w:tmpl w:val="7241CE37"/>
    <w:lvl w:ilvl="0">
      <w:start w:val="1"/>
      <w:numFmt w:val="decimal"/>
      <w:suff w:val="nothing"/>
      <w:lvlText w:val="%1）"/>
      <w:lvlJc w:val="left"/>
    </w:lvl>
  </w:abstractNum>
  <w:abstractNum w:abstractNumId="8" w15:restartNumberingAfterBreak="0">
    <w:nsid w:val="729D3E49"/>
    <w:multiLevelType w:val="hybridMultilevel"/>
    <w:tmpl w:val="744885D6"/>
    <w:lvl w:ilvl="0" w:tplc="2A86DD44">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64877106">
    <w:abstractNumId w:val="4"/>
  </w:num>
  <w:num w:numId="2" w16cid:durableId="739517425">
    <w:abstractNumId w:val="1"/>
  </w:num>
  <w:num w:numId="3" w16cid:durableId="1194683593">
    <w:abstractNumId w:val="7"/>
  </w:num>
  <w:num w:numId="4" w16cid:durableId="13107458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6132380">
    <w:abstractNumId w:val="5"/>
  </w:num>
  <w:num w:numId="6" w16cid:durableId="1633248025">
    <w:abstractNumId w:val="6"/>
  </w:num>
  <w:num w:numId="7" w16cid:durableId="2013491165">
    <w:abstractNumId w:val="2"/>
  </w:num>
  <w:num w:numId="8" w16cid:durableId="1428427647">
    <w:abstractNumId w:val="3"/>
  </w:num>
  <w:num w:numId="9" w16cid:durableId="10585123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
    <w15:presenceInfo w15:providerId="None" w15:userId="X"/>
  </w15:person>
  <w15:person w15:author="振国 杨">
    <w15:presenceInfo w15:providerId="Windows Live" w15:userId="9f30956538b91b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zNDO1sDAwsLA0MzFT0lEKTi0uzszPAykwrgUA+LuHBSwAAAA="/>
    <w:docVar w:name="commondata" w:val="eyJoZGlkIjoiZWFjMzg5MzM0NjJmYmM4OTUxNDI3NWUwNGJjZGY2MDkifQ=="/>
  </w:docVars>
  <w:rsids>
    <w:rsidRoot w:val="007519FD"/>
    <w:rsid w:val="99EC06A6"/>
    <w:rsid w:val="E46E54E9"/>
    <w:rsid w:val="EBFD8CBC"/>
    <w:rsid w:val="EF788128"/>
    <w:rsid w:val="F7EC9C46"/>
    <w:rsid w:val="FBBD2F0F"/>
    <w:rsid w:val="FBDA27EB"/>
    <w:rsid w:val="FFDE7E1D"/>
    <w:rsid w:val="00000095"/>
    <w:rsid w:val="00000128"/>
    <w:rsid w:val="000017FB"/>
    <w:rsid w:val="00001B44"/>
    <w:rsid w:val="00001C1C"/>
    <w:rsid w:val="000050EC"/>
    <w:rsid w:val="0000578E"/>
    <w:rsid w:val="000059B1"/>
    <w:rsid w:val="00005CDD"/>
    <w:rsid w:val="00005E1F"/>
    <w:rsid w:val="00006074"/>
    <w:rsid w:val="00006D90"/>
    <w:rsid w:val="00007398"/>
    <w:rsid w:val="000113DD"/>
    <w:rsid w:val="000114E7"/>
    <w:rsid w:val="0001237F"/>
    <w:rsid w:val="00012982"/>
    <w:rsid w:val="00012FE6"/>
    <w:rsid w:val="00013222"/>
    <w:rsid w:val="0001339A"/>
    <w:rsid w:val="000133EB"/>
    <w:rsid w:val="0001378D"/>
    <w:rsid w:val="00013FE2"/>
    <w:rsid w:val="0001660B"/>
    <w:rsid w:val="0001669A"/>
    <w:rsid w:val="000176B9"/>
    <w:rsid w:val="00017D61"/>
    <w:rsid w:val="000202B2"/>
    <w:rsid w:val="000207BA"/>
    <w:rsid w:val="000208BC"/>
    <w:rsid w:val="00021F69"/>
    <w:rsid w:val="0002201C"/>
    <w:rsid w:val="00022829"/>
    <w:rsid w:val="0002402C"/>
    <w:rsid w:val="00024244"/>
    <w:rsid w:val="00025305"/>
    <w:rsid w:val="00026812"/>
    <w:rsid w:val="00026A68"/>
    <w:rsid w:val="00027154"/>
    <w:rsid w:val="00027366"/>
    <w:rsid w:val="00027588"/>
    <w:rsid w:val="000276D2"/>
    <w:rsid w:val="00027B7B"/>
    <w:rsid w:val="00027FC3"/>
    <w:rsid w:val="00030D33"/>
    <w:rsid w:val="000319C6"/>
    <w:rsid w:val="00031BA1"/>
    <w:rsid w:val="00032B87"/>
    <w:rsid w:val="00033B35"/>
    <w:rsid w:val="0003501D"/>
    <w:rsid w:val="00035293"/>
    <w:rsid w:val="0003551B"/>
    <w:rsid w:val="00035EBC"/>
    <w:rsid w:val="0003637C"/>
    <w:rsid w:val="00037D7A"/>
    <w:rsid w:val="00040C67"/>
    <w:rsid w:val="00042186"/>
    <w:rsid w:val="0004241B"/>
    <w:rsid w:val="00042DD8"/>
    <w:rsid w:val="00043BFC"/>
    <w:rsid w:val="0004415E"/>
    <w:rsid w:val="00044FC2"/>
    <w:rsid w:val="0004542F"/>
    <w:rsid w:val="00046180"/>
    <w:rsid w:val="000466FE"/>
    <w:rsid w:val="00046CEF"/>
    <w:rsid w:val="00047D2C"/>
    <w:rsid w:val="00047FAE"/>
    <w:rsid w:val="00050514"/>
    <w:rsid w:val="000508D3"/>
    <w:rsid w:val="00050FC4"/>
    <w:rsid w:val="00052093"/>
    <w:rsid w:val="00054233"/>
    <w:rsid w:val="000544F1"/>
    <w:rsid w:val="00054612"/>
    <w:rsid w:val="00054F96"/>
    <w:rsid w:val="00055564"/>
    <w:rsid w:val="000555F9"/>
    <w:rsid w:val="000561C3"/>
    <w:rsid w:val="00056313"/>
    <w:rsid w:val="0005637F"/>
    <w:rsid w:val="00056499"/>
    <w:rsid w:val="00056C2A"/>
    <w:rsid w:val="00057F9F"/>
    <w:rsid w:val="00060D92"/>
    <w:rsid w:val="000610FB"/>
    <w:rsid w:val="000611A2"/>
    <w:rsid w:val="0006419C"/>
    <w:rsid w:val="00064E9E"/>
    <w:rsid w:val="00064F60"/>
    <w:rsid w:val="0006583D"/>
    <w:rsid w:val="000658F3"/>
    <w:rsid w:val="00065AD4"/>
    <w:rsid w:val="00067A87"/>
    <w:rsid w:val="000700D4"/>
    <w:rsid w:val="000702A9"/>
    <w:rsid w:val="00070B64"/>
    <w:rsid w:val="00072B52"/>
    <w:rsid w:val="00073A6A"/>
    <w:rsid w:val="00073A76"/>
    <w:rsid w:val="00073D72"/>
    <w:rsid w:val="00074299"/>
    <w:rsid w:val="000749C3"/>
    <w:rsid w:val="00074B1B"/>
    <w:rsid w:val="000757AC"/>
    <w:rsid w:val="000757DF"/>
    <w:rsid w:val="00075F8D"/>
    <w:rsid w:val="0007663D"/>
    <w:rsid w:val="00077465"/>
    <w:rsid w:val="00080433"/>
    <w:rsid w:val="00080EDD"/>
    <w:rsid w:val="000820B4"/>
    <w:rsid w:val="000826E8"/>
    <w:rsid w:val="00082AE6"/>
    <w:rsid w:val="00083118"/>
    <w:rsid w:val="00083F06"/>
    <w:rsid w:val="00084072"/>
    <w:rsid w:val="0008525C"/>
    <w:rsid w:val="00085418"/>
    <w:rsid w:val="00087057"/>
    <w:rsid w:val="000923BA"/>
    <w:rsid w:val="00092DDA"/>
    <w:rsid w:val="000940FA"/>
    <w:rsid w:val="000949BC"/>
    <w:rsid w:val="00095109"/>
    <w:rsid w:val="00096B77"/>
    <w:rsid w:val="000976FE"/>
    <w:rsid w:val="00097738"/>
    <w:rsid w:val="00097B73"/>
    <w:rsid w:val="00097BDD"/>
    <w:rsid w:val="000A0120"/>
    <w:rsid w:val="000A09F0"/>
    <w:rsid w:val="000A149B"/>
    <w:rsid w:val="000A190A"/>
    <w:rsid w:val="000A2A6D"/>
    <w:rsid w:val="000A3630"/>
    <w:rsid w:val="000A6381"/>
    <w:rsid w:val="000A76B0"/>
    <w:rsid w:val="000B033D"/>
    <w:rsid w:val="000B1418"/>
    <w:rsid w:val="000B1970"/>
    <w:rsid w:val="000B2303"/>
    <w:rsid w:val="000B3CBD"/>
    <w:rsid w:val="000B4472"/>
    <w:rsid w:val="000B54BD"/>
    <w:rsid w:val="000B5A34"/>
    <w:rsid w:val="000B5B75"/>
    <w:rsid w:val="000B63C3"/>
    <w:rsid w:val="000B70B9"/>
    <w:rsid w:val="000B77D1"/>
    <w:rsid w:val="000B7A29"/>
    <w:rsid w:val="000C0443"/>
    <w:rsid w:val="000C0A49"/>
    <w:rsid w:val="000C0D6B"/>
    <w:rsid w:val="000C1969"/>
    <w:rsid w:val="000C270B"/>
    <w:rsid w:val="000C3015"/>
    <w:rsid w:val="000C3D6F"/>
    <w:rsid w:val="000C4C23"/>
    <w:rsid w:val="000C4EC9"/>
    <w:rsid w:val="000C56E9"/>
    <w:rsid w:val="000C5D50"/>
    <w:rsid w:val="000C6B5F"/>
    <w:rsid w:val="000C6CAD"/>
    <w:rsid w:val="000C7F36"/>
    <w:rsid w:val="000D09AB"/>
    <w:rsid w:val="000D0C9A"/>
    <w:rsid w:val="000D1CE0"/>
    <w:rsid w:val="000D1FD2"/>
    <w:rsid w:val="000D2C35"/>
    <w:rsid w:val="000D4277"/>
    <w:rsid w:val="000D5178"/>
    <w:rsid w:val="000D5F23"/>
    <w:rsid w:val="000D6610"/>
    <w:rsid w:val="000D7779"/>
    <w:rsid w:val="000D77E0"/>
    <w:rsid w:val="000E114C"/>
    <w:rsid w:val="000E1376"/>
    <w:rsid w:val="000E14B0"/>
    <w:rsid w:val="000E238A"/>
    <w:rsid w:val="000E27FE"/>
    <w:rsid w:val="000E2E5F"/>
    <w:rsid w:val="000E3161"/>
    <w:rsid w:val="000E3584"/>
    <w:rsid w:val="000E3A74"/>
    <w:rsid w:val="000E3AAB"/>
    <w:rsid w:val="000E3F39"/>
    <w:rsid w:val="000E47E8"/>
    <w:rsid w:val="000E5452"/>
    <w:rsid w:val="000E55F0"/>
    <w:rsid w:val="000E5CFE"/>
    <w:rsid w:val="000E6046"/>
    <w:rsid w:val="000E6473"/>
    <w:rsid w:val="000F0446"/>
    <w:rsid w:val="000F0A60"/>
    <w:rsid w:val="000F1002"/>
    <w:rsid w:val="000F12C2"/>
    <w:rsid w:val="000F165F"/>
    <w:rsid w:val="000F202F"/>
    <w:rsid w:val="000F245B"/>
    <w:rsid w:val="000F3B6A"/>
    <w:rsid w:val="000F3EFA"/>
    <w:rsid w:val="000F4C29"/>
    <w:rsid w:val="000F59F3"/>
    <w:rsid w:val="000F59FE"/>
    <w:rsid w:val="001001AA"/>
    <w:rsid w:val="001009D1"/>
    <w:rsid w:val="00101EE1"/>
    <w:rsid w:val="00102205"/>
    <w:rsid w:val="00102CDD"/>
    <w:rsid w:val="001038A5"/>
    <w:rsid w:val="001039F2"/>
    <w:rsid w:val="0010472E"/>
    <w:rsid w:val="0010476A"/>
    <w:rsid w:val="00104BDA"/>
    <w:rsid w:val="00105581"/>
    <w:rsid w:val="00105F03"/>
    <w:rsid w:val="001063AF"/>
    <w:rsid w:val="00106449"/>
    <w:rsid w:val="00106F0A"/>
    <w:rsid w:val="0011028E"/>
    <w:rsid w:val="00111682"/>
    <w:rsid w:val="0011195F"/>
    <w:rsid w:val="00111F10"/>
    <w:rsid w:val="00112192"/>
    <w:rsid w:val="001127E2"/>
    <w:rsid w:val="001137D7"/>
    <w:rsid w:val="00113A18"/>
    <w:rsid w:val="00113B4E"/>
    <w:rsid w:val="0011416C"/>
    <w:rsid w:val="0011515F"/>
    <w:rsid w:val="001162E5"/>
    <w:rsid w:val="0012051C"/>
    <w:rsid w:val="00120C55"/>
    <w:rsid w:val="00121685"/>
    <w:rsid w:val="0012234C"/>
    <w:rsid w:val="00122774"/>
    <w:rsid w:val="00123BF9"/>
    <w:rsid w:val="00123E44"/>
    <w:rsid w:val="00123FE5"/>
    <w:rsid w:val="00124820"/>
    <w:rsid w:val="001248CC"/>
    <w:rsid w:val="001250D2"/>
    <w:rsid w:val="0012577F"/>
    <w:rsid w:val="00126038"/>
    <w:rsid w:val="00126BA3"/>
    <w:rsid w:val="0012704A"/>
    <w:rsid w:val="0012787E"/>
    <w:rsid w:val="00127954"/>
    <w:rsid w:val="001302D6"/>
    <w:rsid w:val="00130ACB"/>
    <w:rsid w:val="001311BE"/>
    <w:rsid w:val="0013177A"/>
    <w:rsid w:val="0013177B"/>
    <w:rsid w:val="00133FEF"/>
    <w:rsid w:val="001340CF"/>
    <w:rsid w:val="00134656"/>
    <w:rsid w:val="00134BA3"/>
    <w:rsid w:val="00135EA2"/>
    <w:rsid w:val="00135FD6"/>
    <w:rsid w:val="001360B0"/>
    <w:rsid w:val="0013644E"/>
    <w:rsid w:val="00136A2D"/>
    <w:rsid w:val="0013778D"/>
    <w:rsid w:val="00137C3B"/>
    <w:rsid w:val="00140B32"/>
    <w:rsid w:val="00141639"/>
    <w:rsid w:val="00142645"/>
    <w:rsid w:val="00143082"/>
    <w:rsid w:val="0014378A"/>
    <w:rsid w:val="00143B4A"/>
    <w:rsid w:val="00144DD7"/>
    <w:rsid w:val="001450F0"/>
    <w:rsid w:val="00146EF3"/>
    <w:rsid w:val="00147CFE"/>
    <w:rsid w:val="00150512"/>
    <w:rsid w:val="00150880"/>
    <w:rsid w:val="00150988"/>
    <w:rsid w:val="00151B38"/>
    <w:rsid w:val="001520BC"/>
    <w:rsid w:val="00152174"/>
    <w:rsid w:val="00152849"/>
    <w:rsid w:val="00152E74"/>
    <w:rsid w:val="00153A32"/>
    <w:rsid w:val="00153AFA"/>
    <w:rsid w:val="00154023"/>
    <w:rsid w:val="001549D9"/>
    <w:rsid w:val="00154B17"/>
    <w:rsid w:val="00154F8B"/>
    <w:rsid w:val="001552A8"/>
    <w:rsid w:val="00156842"/>
    <w:rsid w:val="00157232"/>
    <w:rsid w:val="00157AC5"/>
    <w:rsid w:val="001611D6"/>
    <w:rsid w:val="00162203"/>
    <w:rsid w:val="00162EB7"/>
    <w:rsid w:val="00162F00"/>
    <w:rsid w:val="00164159"/>
    <w:rsid w:val="00164176"/>
    <w:rsid w:val="00164B83"/>
    <w:rsid w:val="00165003"/>
    <w:rsid w:val="001650F9"/>
    <w:rsid w:val="00165370"/>
    <w:rsid w:val="00165645"/>
    <w:rsid w:val="00165F11"/>
    <w:rsid w:val="001700A8"/>
    <w:rsid w:val="00170BEF"/>
    <w:rsid w:val="00170C79"/>
    <w:rsid w:val="00171444"/>
    <w:rsid w:val="001716FC"/>
    <w:rsid w:val="00173391"/>
    <w:rsid w:val="00173B7D"/>
    <w:rsid w:val="001740CA"/>
    <w:rsid w:val="00174369"/>
    <w:rsid w:val="00175BEF"/>
    <w:rsid w:val="00176735"/>
    <w:rsid w:val="001768D7"/>
    <w:rsid w:val="00180CF9"/>
    <w:rsid w:val="00181343"/>
    <w:rsid w:val="0018156F"/>
    <w:rsid w:val="001831A5"/>
    <w:rsid w:val="00183ADE"/>
    <w:rsid w:val="00184036"/>
    <w:rsid w:val="001841E8"/>
    <w:rsid w:val="0018435C"/>
    <w:rsid w:val="00184D14"/>
    <w:rsid w:val="00185684"/>
    <w:rsid w:val="00185D7A"/>
    <w:rsid w:val="00186089"/>
    <w:rsid w:val="0018699B"/>
    <w:rsid w:val="00186B51"/>
    <w:rsid w:val="001872F1"/>
    <w:rsid w:val="00187F4D"/>
    <w:rsid w:val="00190294"/>
    <w:rsid w:val="0019252C"/>
    <w:rsid w:val="001927B4"/>
    <w:rsid w:val="00192D19"/>
    <w:rsid w:val="001937ED"/>
    <w:rsid w:val="00194DA9"/>
    <w:rsid w:val="00195333"/>
    <w:rsid w:val="001960C8"/>
    <w:rsid w:val="00196251"/>
    <w:rsid w:val="00196369"/>
    <w:rsid w:val="00197CF5"/>
    <w:rsid w:val="001A11EC"/>
    <w:rsid w:val="001A2978"/>
    <w:rsid w:val="001A3C81"/>
    <w:rsid w:val="001A4935"/>
    <w:rsid w:val="001A4B2C"/>
    <w:rsid w:val="001A4E91"/>
    <w:rsid w:val="001A5C3F"/>
    <w:rsid w:val="001A6046"/>
    <w:rsid w:val="001A6686"/>
    <w:rsid w:val="001A7D86"/>
    <w:rsid w:val="001A7E65"/>
    <w:rsid w:val="001B0214"/>
    <w:rsid w:val="001B03A1"/>
    <w:rsid w:val="001B0AA1"/>
    <w:rsid w:val="001B13E8"/>
    <w:rsid w:val="001B1986"/>
    <w:rsid w:val="001B1B14"/>
    <w:rsid w:val="001B1DFB"/>
    <w:rsid w:val="001B2791"/>
    <w:rsid w:val="001B2FB3"/>
    <w:rsid w:val="001B4C4D"/>
    <w:rsid w:val="001B5D85"/>
    <w:rsid w:val="001C0134"/>
    <w:rsid w:val="001C2981"/>
    <w:rsid w:val="001C34B2"/>
    <w:rsid w:val="001C40F6"/>
    <w:rsid w:val="001C4656"/>
    <w:rsid w:val="001C470E"/>
    <w:rsid w:val="001C4A5F"/>
    <w:rsid w:val="001C4A72"/>
    <w:rsid w:val="001C4FF9"/>
    <w:rsid w:val="001C6C76"/>
    <w:rsid w:val="001C70C8"/>
    <w:rsid w:val="001C75F7"/>
    <w:rsid w:val="001C7BB9"/>
    <w:rsid w:val="001D06C2"/>
    <w:rsid w:val="001D08D2"/>
    <w:rsid w:val="001D102B"/>
    <w:rsid w:val="001D147E"/>
    <w:rsid w:val="001D1951"/>
    <w:rsid w:val="001D2B68"/>
    <w:rsid w:val="001D2C7D"/>
    <w:rsid w:val="001D3018"/>
    <w:rsid w:val="001D3311"/>
    <w:rsid w:val="001D3CBA"/>
    <w:rsid w:val="001D46CB"/>
    <w:rsid w:val="001D63D2"/>
    <w:rsid w:val="001D6525"/>
    <w:rsid w:val="001D6801"/>
    <w:rsid w:val="001E01A0"/>
    <w:rsid w:val="001E01C7"/>
    <w:rsid w:val="001E049C"/>
    <w:rsid w:val="001E04D2"/>
    <w:rsid w:val="001E199F"/>
    <w:rsid w:val="001E1DB0"/>
    <w:rsid w:val="001E2905"/>
    <w:rsid w:val="001E2D9A"/>
    <w:rsid w:val="001E3062"/>
    <w:rsid w:val="001E33A3"/>
    <w:rsid w:val="001E35C3"/>
    <w:rsid w:val="001E3FDB"/>
    <w:rsid w:val="001E4464"/>
    <w:rsid w:val="001E4A20"/>
    <w:rsid w:val="001E4F39"/>
    <w:rsid w:val="001E5147"/>
    <w:rsid w:val="001E5820"/>
    <w:rsid w:val="001E5F30"/>
    <w:rsid w:val="001E6348"/>
    <w:rsid w:val="001E6D44"/>
    <w:rsid w:val="001F05A1"/>
    <w:rsid w:val="001F0657"/>
    <w:rsid w:val="001F1324"/>
    <w:rsid w:val="001F2356"/>
    <w:rsid w:val="001F2966"/>
    <w:rsid w:val="001F2A03"/>
    <w:rsid w:val="001F327B"/>
    <w:rsid w:val="001F34CA"/>
    <w:rsid w:val="001F39DC"/>
    <w:rsid w:val="001F402E"/>
    <w:rsid w:val="001F420B"/>
    <w:rsid w:val="001F44E5"/>
    <w:rsid w:val="001F4A82"/>
    <w:rsid w:val="001F5A79"/>
    <w:rsid w:val="001F69B2"/>
    <w:rsid w:val="001F6F3C"/>
    <w:rsid w:val="00200337"/>
    <w:rsid w:val="0020097D"/>
    <w:rsid w:val="002040DC"/>
    <w:rsid w:val="0020501E"/>
    <w:rsid w:val="00205922"/>
    <w:rsid w:val="002059C7"/>
    <w:rsid w:val="0020664B"/>
    <w:rsid w:val="00206B18"/>
    <w:rsid w:val="00206D99"/>
    <w:rsid w:val="002070A6"/>
    <w:rsid w:val="00207EA8"/>
    <w:rsid w:val="00211774"/>
    <w:rsid w:val="002146BD"/>
    <w:rsid w:val="0021580D"/>
    <w:rsid w:val="0021596D"/>
    <w:rsid w:val="00215F3D"/>
    <w:rsid w:val="00216B7E"/>
    <w:rsid w:val="0021720A"/>
    <w:rsid w:val="002173C6"/>
    <w:rsid w:val="00217AC4"/>
    <w:rsid w:val="00217B86"/>
    <w:rsid w:val="00217CE5"/>
    <w:rsid w:val="00220691"/>
    <w:rsid w:val="00221CB4"/>
    <w:rsid w:val="0022258D"/>
    <w:rsid w:val="00222EA6"/>
    <w:rsid w:val="00223169"/>
    <w:rsid w:val="00225089"/>
    <w:rsid w:val="00225B98"/>
    <w:rsid w:val="00225FA5"/>
    <w:rsid w:val="00226A19"/>
    <w:rsid w:val="00227AF7"/>
    <w:rsid w:val="00230A65"/>
    <w:rsid w:val="00232851"/>
    <w:rsid w:val="002330C0"/>
    <w:rsid w:val="002347F9"/>
    <w:rsid w:val="002352DE"/>
    <w:rsid w:val="002355CE"/>
    <w:rsid w:val="00235800"/>
    <w:rsid w:val="002365B9"/>
    <w:rsid w:val="0023689F"/>
    <w:rsid w:val="0024086D"/>
    <w:rsid w:val="00240B1F"/>
    <w:rsid w:val="00240E4E"/>
    <w:rsid w:val="00241991"/>
    <w:rsid w:val="00241C1F"/>
    <w:rsid w:val="00242B69"/>
    <w:rsid w:val="0024447C"/>
    <w:rsid w:val="00244697"/>
    <w:rsid w:val="002447B3"/>
    <w:rsid w:val="0024567D"/>
    <w:rsid w:val="00246E82"/>
    <w:rsid w:val="002500E8"/>
    <w:rsid w:val="002501C1"/>
    <w:rsid w:val="00250282"/>
    <w:rsid w:val="0025035D"/>
    <w:rsid w:val="00250A2B"/>
    <w:rsid w:val="00250B9B"/>
    <w:rsid w:val="0025122F"/>
    <w:rsid w:val="002529AF"/>
    <w:rsid w:val="00253991"/>
    <w:rsid w:val="002554C2"/>
    <w:rsid w:val="00256291"/>
    <w:rsid w:val="0025709C"/>
    <w:rsid w:val="00257422"/>
    <w:rsid w:val="00260DBE"/>
    <w:rsid w:val="00261032"/>
    <w:rsid w:val="0026156B"/>
    <w:rsid w:val="00261FA6"/>
    <w:rsid w:val="0026221C"/>
    <w:rsid w:val="00265AB8"/>
    <w:rsid w:val="00266588"/>
    <w:rsid w:val="00266FDD"/>
    <w:rsid w:val="00267CB6"/>
    <w:rsid w:val="00270099"/>
    <w:rsid w:val="00270805"/>
    <w:rsid w:val="00270F55"/>
    <w:rsid w:val="00271578"/>
    <w:rsid w:val="00271BB1"/>
    <w:rsid w:val="00271E1D"/>
    <w:rsid w:val="00272616"/>
    <w:rsid w:val="00273183"/>
    <w:rsid w:val="002737BF"/>
    <w:rsid w:val="00273D26"/>
    <w:rsid w:val="00274C8D"/>
    <w:rsid w:val="00275D14"/>
    <w:rsid w:val="00275E3E"/>
    <w:rsid w:val="00275FC4"/>
    <w:rsid w:val="0027664D"/>
    <w:rsid w:val="00276D9D"/>
    <w:rsid w:val="002806E6"/>
    <w:rsid w:val="00281244"/>
    <w:rsid w:val="002813DF"/>
    <w:rsid w:val="0028189C"/>
    <w:rsid w:val="00282D35"/>
    <w:rsid w:val="00283935"/>
    <w:rsid w:val="002845D6"/>
    <w:rsid w:val="0028481A"/>
    <w:rsid w:val="00284AC8"/>
    <w:rsid w:val="00285397"/>
    <w:rsid w:val="00286072"/>
    <w:rsid w:val="00286211"/>
    <w:rsid w:val="002867F1"/>
    <w:rsid w:val="00286AB3"/>
    <w:rsid w:val="00286EF2"/>
    <w:rsid w:val="0028732D"/>
    <w:rsid w:val="002874C3"/>
    <w:rsid w:val="00287B06"/>
    <w:rsid w:val="002902EF"/>
    <w:rsid w:val="0029211D"/>
    <w:rsid w:val="002928F9"/>
    <w:rsid w:val="0029357C"/>
    <w:rsid w:val="00293B08"/>
    <w:rsid w:val="00293DD1"/>
    <w:rsid w:val="00293F4B"/>
    <w:rsid w:val="0029430B"/>
    <w:rsid w:val="00294CB3"/>
    <w:rsid w:val="002958BB"/>
    <w:rsid w:val="00297295"/>
    <w:rsid w:val="0029769C"/>
    <w:rsid w:val="00297923"/>
    <w:rsid w:val="002A0782"/>
    <w:rsid w:val="002A1A8D"/>
    <w:rsid w:val="002A2505"/>
    <w:rsid w:val="002A3234"/>
    <w:rsid w:val="002A3506"/>
    <w:rsid w:val="002A43BD"/>
    <w:rsid w:val="002A4DA7"/>
    <w:rsid w:val="002A4E71"/>
    <w:rsid w:val="002A4F06"/>
    <w:rsid w:val="002A5099"/>
    <w:rsid w:val="002A5BAC"/>
    <w:rsid w:val="002A6571"/>
    <w:rsid w:val="002A6C11"/>
    <w:rsid w:val="002A6DDE"/>
    <w:rsid w:val="002A789B"/>
    <w:rsid w:val="002B04D7"/>
    <w:rsid w:val="002B1C1C"/>
    <w:rsid w:val="002B1E35"/>
    <w:rsid w:val="002B2709"/>
    <w:rsid w:val="002B2881"/>
    <w:rsid w:val="002B2DD7"/>
    <w:rsid w:val="002B2E3E"/>
    <w:rsid w:val="002B34B6"/>
    <w:rsid w:val="002B395C"/>
    <w:rsid w:val="002B4618"/>
    <w:rsid w:val="002B4C7E"/>
    <w:rsid w:val="002B557A"/>
    <w:rsid w:val="002B6265"/>
    <w:rsid w:val="002B6586"/>
    <w:rsid w:val="002B6BBF"/>
    <w:rsid w:val="002C0041"/>
    <w:rsid w:val="002C03D6"/>
    <w:rsid w:val="002C066F"/>
    <w:rsid w:val="002C0B42"/>
    <w:rsid w:val="002C0F24"/>
    <w:rsid w:val="002C1242"/>
    <w:rsid w:val="002C349B"/>
    <w:rsid w:val="002C34CF"/>
    <w:rsid w:val="002C36DD"/>
    <w:rsid w:val="002C3AC6"/>
    <w:rsid w:val="002C5ABE"/>
    <w:rsid w:val="002C5E83"/>
    <w:rsid w:val="002C602D"/>
    <w:rsid w:val="002C63C1"/>
    <w:rsid w:val="002C6801"/>
    <w:rsid w:val="002C75C5"/>
    <w:rsid w:val="002D029B"/>
    <w:rsid w:val="002D06E3"/>
    <w:rsid w:val="002D10AD"/>
    <w:rsid w:val="002D13F9"/>
    <w:rsid w:val="002D1B8A"/>
    <w:rsid w:val="002D25E8"/>
    <w:rsid w:val="002D2D1E"/>
    <w:rsid w:val="002D2E99"/>
    <w:rsid w:val="002D3FFE"/>
    <w:rsid w:val="002D4775"/>
    <w:rsid w:val="002D5247"/>
    <w:rsid w:val="002D6B7E"/>
    <w:rsid w:val="002D6C1A"/>
    <w:rsid w:val="002D70EA"/>
    <w:rsid w:val="002E0854"/>
    <w:rsid w:val="002E0B78"/>
    <w:rsid w:val="002E3901"/>
    <w:rsid w:val="002E3EA3"/>
    <w:rsid w:val="002E4209"/>
    <w:rsid w:val="002E4757"/>
    <w:rsid w:val="002E66BE"/>
    <w:rsid w:val="002E692F"/>
    <w:rsid w:val="002E704A"/>
    <w:rsid w:val="002E785B"/>
    <w:rsid w:val="002E797B"/>
    <w:rsid w:val="002E7ED0"/>
    <w:rsid w:val="002F01B2"/>
    <w:rsid w:val="002F03B4"/>
    <w:rsid w:val="002F2B2B"/>
    <w:rsid w:val="002F2C02"/>
    <w:rsid w:val="002F431C"/>
    <w:rsid w:val="002F54E9"/>
    <w:rsid w:val="002F54F0"/>
    <w:rsid w:val="002F66B5"/>
    <w:rsid w:val="002F6FC7"/>
    <w:rsid w:val="002F70F4"/>
    <w:rsid w:val="003018AE"/>
    <w:rsid w:val="003020DB"/>
    <w:rsid w:val="00302C76"/>
    <w:rsid w:val="00302D39"/>
    <w:rsid w:val="0030347E"/>
    <w:rsid w:val="00303802"/>
    <w:rsid w:val="00304326"/>
    <w:rsid w:val="00304403"/>
    <w:rsid w:val="00304EFB"/>
    <w:rsid w:val="00305830"/>
    <w:rsid w:val="003062D9"/>
    <w:rsid w:val="00306C3B"/>
    <w:rsid w:val="00306C70"/>
    <w:rsid w:val="00310C93"/>
    <w:rsid w:val="00310D9C"/>
    <w:rsid w:val="00310E80"/>
    <w:rsid w:val="00311C37"/>
    <w:rsid w:val="00311DF5"/>
    <w:rsid w:val="00311DFD"/>
    <w:rsid w:val="003122A2"/>
    <w:rsid w:val="0031395C"/>
    <w:rsid w:val="00314DFE"/>
    <w:rsid w:val="00315096"/>
    <w:rsid w:val="00315574"/>
    <w:rsid w:val="0031603E"/>
    <w:rsid w:val="0031698F"/>
    <w:rsid w:val="00317F67"/>
    <w:rsid w:val="003201DE"/>
    <w:rsid w:val="00322562"/>
    <w:rsid w:val="00324FAD"/>
    <w:rsid w:val="003250F0"/>
    <w:rsid w:val="00325522"/>
    <w:rsid w:val="00326624"/>
    <w:rsid w:val="003267C0"/>
    <w:rsid w:val="003268AA"/>
    <w:rsid w:val="003269C4"/>
    <w:rsid w:val="00326A3E"/>
    <w:rsid w:val="00326CAB"/>
    <w:rsid w:val="00327957"/>
    <w:rsid w:val="0033028B"/>
    <w:rsid w:val="00330667"/>
    <w:rsid w:val="0033170E"/>
    <w:rsid w:val="003317A4"/>
    <w:rsid w:val="00332907"/>
    <w:rsid w:val="00332CBC"/>
    <w:rsid w:val="00332D37"/>
    <w:rsid w:val="00332FB8"/>
    <w:rsid w:val="003336B4"/>
    <w:rsid w:val="0033412F"/>
    <w:rsid w:val="0033548C"/>
    <w:rsid w:val="0033569F"/>
    <w:rsid w:val="00335897"/>
    <w:rsid w:val="00337F8F"/>
    <w:rsid w:val="00340FEA"/>
    <w:rsid w:val="003427AD"/>
    <w:rsid w:val="00342CAF"/>
    <w:rsid w:val="00342D2A"/>
    <w:rsid w:val="00343CA7"/>
    <w:rsid w:val="00343EE3"/>
    <w:rsid w:val="00344202"/>
    <w:rsid w:val="003444CE"/>
    <w:rsid w:val="003457E4"/>
    <w:rsid w:val="00345D71"/>
    <w:rsid w:val="00346237"/>
    <w:rsid w:val="003470A0"/>
    <w:rsid w:val="00347AD3"/>
    <w:rsid w:val="003500B9"/>
    <w:rsid w:val="0035017B"/>
    <w:rsid w:val="003505A7"/>
    <w:rsid w:val="0035174A"/>
    <w:rsid w:val="00351F2E"/>
    <w:rsid w:val="003524A2"/>
    <w:rsid w:val="003524D9"/>
    <w:rsid w:val="00352EB7"/>
    <w:rsid w:val="00352F3E"/>
    <w:rsid w:val="003536D6"/>
    <w:rsid w:val="0035476D"/>
    <w:rsid w:val="00354771"/>
    <w:rsid w:val="0035543B"/>
    <w:rsid w:val="00356876"/>
    <w:rsid w:val="003570A9"/>
    <w:rsid w:val="00357BAD"/>
    <w:rsid w:val="00357D8F"/>
    <w:rsid w:val="00361455"/>
    <w:rsid w:val="003614BC"/>
    <w:rsid w:val="00361895"/>
    <w:rsid w:val="00361B7F"/>
    <w:rsid w:val="00361D01"/>
    <w:rsid w:val="00362193"/>
    <w:rsid w:val="00362853"/>
    <w:rsid w:val="00363DB8"/>
    <w:rsid w:val="0036432E"/>
    <w:rsid w:val="003666E3"/>
    <w:rsid w:val="00366768"/>
    <w:rsid w:val="00370340"/>
    <w:rsid w:val="0037081F"/>
    <w:rsid w:val="00370BF3"/>
    <w:rsid w:val="00370CDB"/>
    <w:rsid w:val="00370E4F"/>
    <w:rsid w:val="00370F8D"/>
    <w:rsid w:val="00371181"/>
    <w:rsid w:val="00372693"/>
    <w:rsid w:val="00373330"/>
    <w:rsid w:val="003739D7"/>
    <w:rsid w:val="00373F44"/>
    <w:rsid w:val="00374CD8"/>
    <w:rsid w:val="00375196"/>
    <w:rsid w:val="00375658"/>
    <w:rsid w:val="003758B1"/>
    <w:rsid w:val="00376B63"/>
    <w:rsid w:val="00376F34"/>
    <w:rsid w:val="00380A0C"/>
    <w:rsid w:val="00380D0A"/>
    <w:rsid w:val="00380EF2"/>
    <w:rsid w:val="003816F1"/>
    <w:rsid w:val="00383E3F"/>
    <w:rsid w:val="00383F93"/>
    <w:rsid w:val="003848B5"/>
    <w:rsid w:val="00385033"/>
    <w:rsid w:val="00385C4A"/>
    <w:rsid w:val="00390993"/>
    <w:rsid w:val="00391434"/>
    <w:rsid w:val="00391AE3"/>
    <w:rsid w:val="00391F55"/>
    <w:rsid w:val="0039249A"/>
    <w:rsid w:val="003926C2"/>
    <w:rsid w:val="00392AD5"/>
    <w:rsid w:val="00393477"/>
    <w:rsid w:val="00393545"/>
    <w:rsid w:val="0039417D"/>
    <w:rsid w:val="003946CE"/>
    <w:rsid w:val="00394FF8"/>
    <w:rsid w:val="00395046"/>
    <w:rsid w:val="00395224"/>
    <w:rsid w:val="00395C83"/>
    <w:rsid w:val="00395E37"/>
    <w:rsid w:val="00396379"/>
    <w:rsid w:val="00396C29"/>
    <w:rsid w:val="00397964"/>
    <w:rsid w:val="003A0505"/>
    <w:rsid w:val="003A0D08"/>
    <w:rsid w:val="003A1190"/>
    <w:rsid w:val="003A1483"/>
    <w:rsid w:val="003A163A"/>
    <w:rsid w:val="003A1B2A"/>
    <w:rsid w:val="003A2880"/>
    <w:rsid w:val="003A28DB"/>
    <w:rsid w:val="003A2E05"/>
    <w:rsid w:val="003A3481"/>
    <w:rsid w:val="003A34E5"/>
    <w:rsid w:val="003A444E"/>
    <w:rsid w:val="003A4C3D"/>
    <w:rsid w:val="003A58E9"/>
    <w:rsid w:val="003A5CC6"/>
    <w:rsid w:val="003A61B5"/>
    <w:rsid w:val="003A649D"/>
    <w:rsid w:val="003B01FF"/>
    <w:rsid w:val="003B0610"/>
    <w:rsid w:val="003B0DB3"/>
    <w:rsid w:val="003B0DED"/>
    <w:rsid w:val="003B1A11"/>
    <w:rsid w:val="003B1DD7"/>
    <w:rsid w:val="003B1FFC"/>
    <w:rsid w:val="003B2AC3"/>
    <w:rsid w:val="003B37AA"/>
    <w:rsid w:val="003B413A"/>
    <w:rsid w:val="003B4434"/>
    <w:rsid w:val="003B45ED"/>
    <w:rsid w:val="003B4A8B"/>
    <w:rsid w:val="003B4B17"/>
    <w:rsid w:val="003B4DAB"/>
    <w:rsid w:val="003B4E54"/>
    <w:rsid w:val="003B5023"/>
    <w:rsid w:val="003B75F8"/>
    <w:rsid w:val="003C094B"/>
    <w:rsid w:val="003C0BA2"/>
    <w:rsid w:val="003C0C17"/>
    <w:rsid w:val="003C10C5"/>
    <w:rsid w:val="003C18D9"/>
    <w:rsid w:val="003C1967"/>
    <w:rsid w:val="003C1ECE"/>
    <w:rsid w:val="003C3927"/>
    <w:rsid w:val="003C4F18"/>
    <w:rsid w:val="003C5628"/>
    <w:rsid w:val="003C56E4"/>
    <w:rsid w:val="003C5FE5"/>
    <w:rsid w:val="003C614B"/>
    <w:rsid w:val="003C6A5E"/>
    <w:rsid w:val="003D0BFF"/>
    <w:rsid w:val="003D12EC"/>
    <w:rsid w:val="003D28F9"/>
    <w:rsid w:val="003D32F3"/>
    <w:rsid w:val="003D367A"/>
    <w:rsid w:val="003D3E4F"/>
    <w:rsid w:val="003D4089"/>
    <w:rsid w:val="003D4791"/>
    <w:rsid w:val="003D5825"/>
    <w:rsid w:val="003D5A6B"/>
    <w:rsid w:val="003D66B7"/>
    <w:rsid w:val="003D7750"/>
    <w:rsid w:val="003E0262"/>
    <w:rsid w:val="003E032C"/>
    <w:rsid w:val="003E1197"/>
    <w:rsid w:val="003E122A"/>
    <w:rsid w:val="003E1558"/>
    <w:rsid w:val="003E21A6"/>
    <w:rsid w:val="003E2A0F"/>
    <w:rsid w:val="003E2C9C"/>
    <w:rsid w:val="003E3136"/>
    <w:rsid w:val="003E4F46"/>
    <w:rsid w:val="003E6CF0"/>
    <w:rsid w:val="003E6ED0"/>
    <w:rsid w:val="003E714B"/>
    <w:rsid w:val="003E797A"/>
    <w:rsid w:val="003F000C"/>
    <w:rsid w:val="003F318F"/>
    <w:rsid w:val="003F3A80"/>
    <w:rsid w:val="003F3FB8"/>
    <w:rsid w:val="003F4338"/>
    <w:rsid w:val="003F4592"/>
    <w:rsid w:val="003F47AA"/>
    <w:rsid w:val="003F50D7"/>
    <w:rsid w:val="003F5CD7"/>
    <w:rsid w:val="003F73AB"/>
    <w:rsid w:val="003F7513"/>
    <w:rsid w:val="003F7AE1"/>
    <w:rsid w:val="003F7AEE"/>
    <w:rsid w:val="00400B66"/>
    <w:rsid w:val="004017C6"/>
    <w:rsid w:val="00402244"/>
    <w:rsid w:val="004027F8"/>
    <w:rsid w:val="00403700"/>
    <w:rsid w:val="00404700"/>
    <w:rsid w:val="0040597D"/>
    <w:rsid w:val="0040681F"/>
    <w:rsid w:val="0040794E"/>
    <w:rsid w:val="00407EEA"/>
    <w:rsid w:val="00407F72"/>
    <w:rsid w:val="004107EE"/>
    <w:rsid w:val="0041120A"/>
    <w:rsid w:val="00411F47"/>
    <w:rsid w:val="00412C58"/>
    <w:rsid w:val="0041304F"/>
    <w:rsid w:val="00414373"/>
    <w:rsid w:val="0041606B"/>
    <w:rsid w:val="00416C82"/>
    <w:rsid w:val="00417000"/>
    <w:rsid w:val="0041712B"/>
    <w:rsid w:val="004173DA"/>
    <w:rsid w:val="00417EB4"/>
    <w:rsid w:val="00420052"/>
    <w:rsid w:val="004207FB"/>
    <w:rsid w:val="00420AE3"/>
    <w:rsid w:val="0042107C"/>
    <w:rsid w:val="00421F3C"/>
    <w:rsid w:val="00423058"/>
    <w:rsid w:val="004231C6"/>
    <w:rsid w:val="00423426"/>
    <w:rsid w:val="004244A3"/>
    <w:rsid w:val="0042568A"/>
    <w:rsid w:val="00426119"/>
    <w:rsid w:val="004263F7"/>
    <w:rsid w:val="004266EC"/>
    <w:rsid w:val="00426772"/>
    <w:rsid w:val="00426846"/>
    <w:rsid w:val="00426CEB"/>
    <w:rsid w:val="00431DA4"/>
    <w:rsid w:val="00431DB0"/>
    <w:rsid w:val="00432049"/>
    <w:rsid w:val="004323A7"/>
    <w:rsid w:val="00433E33"/>
    <w:rsid w:val="004348EF"/>
    <w:rsid w:val="004349CE"/>
    <w:rsid w:val="00436BA1"/>
    <w:rsid w:val="00436D95"/>
    <w:rsid w:val="004373A1"/>
    <w:rsid w:val="00437451"/>
    <w:rsid w:val="004377C7"/>
    <w:rsid w:val="00437AE7"/>
    <w:rsid w:val="00437E44"/>
    <w:rsid w:val="0044038D"/>
    <w:rsid w:val="004409F6"/>
    <w:rsid w:val="00441495"/>
    <w:rsid w:val="00442833"/>
    <w:rsid w:val="00442B35"/>
    <w:rsid w:val="004431A0"/>
    <w:rsid w:val="004431E9"/>
    <w:rsid w:val="0044342F"/>
    <w:rsid w:val="00443AAA"/>
    <w:rsid w:val="00444372"/>
    <w:rsid w:val="00444EC1"/>
    <w:rsid w:val="00446326"/>
    <w:rsid w:val="00446C25"/>
    <w:rsid w:val="00447460"/>
    <w:rsid w:val="00447BA4"/>
    <w:rsid w:val="00447DB2"/>
    <w:rsid w:val="004502D4"/>
    <w:rsid w:val="00450E18"/>
    <w:rsid w:val="00450FBD"/>
    <w:rsid w:val="00451043"/>
    <w:rsid w:val="004511FD"/>
    <w:rsid w:val="00451256"/>
    <w:rsid w:val="00452380"/>
    <w:rsid w:val="004534B2"/>
    <w:rsid w:val="00453708"/>
    <w:rsid w:val="00454127"/>
    <w:rsid w:val="00454494"/>
    <w:rsid w:val="00455380"/>
    <w:rsid w:val="004569C9"/>
    <w:rsid w:val="004602EF"/>
    <w:rsid w:val="00461C3E"/>
    <w:rsid w:val="00462241"/>
    <w:rsid w:val="00462E17"/>
    <w:rsid w:val="00462F4B"/>
    <w:rsid w:val="00463F78"/>
    <w:rsid w:val="00464014"/>
    <w:rsid w:val="004653B2"/>
    <w:rsid w:val="004664F0"/>
    <w:rsid w:val="004675C7"/>
    <w:rsid w:val="00467B76"/>
    <w:rsid w:val="00471592"/>
    <w:rsid w:val="00471D25"/>
    <w:rsid w:val="00472279"/>
    <w:rsid w:val="00472320"/>
    <w:rsid w:val="00472527"/>
    <w:rsid w:val="00472771"/>
    <w:rsid w:val="00472B55"/>
    <w:rsid w:val="00473BBA"/>
    <w:rsid w:val="00473CF9"/>
    <w:rsid w:val="00473FE5"/>
    <w:rsid w:val="00474788"/>
    <w:rsid w:val="00474E67"/>
    <w:rsid w:val="0047617B"/>
    <w:rsid w:val="00477EE4"/>
    <w:rsid w:val="00480401"/>
    <w:rsid w:val="0048047F"/>
    <w:rsid w:val="004804A3"/>
    <w:rsid w:val="00480983"/>
    <w:rsid w:val="004811C0"/>
    <w:rsid w:val="004816A4"/>
    <w:rsid w:val="0048170B"/>
    <w:rsid w:val="00482A05"/>
    <w:rsid w:val="00482EF0"/>
    <w:rsid w:val="004835F7"/>
    <w:rsid w:val="004854F4"/>
    <w:rsid w:val="004856EB"/>
    <w:rsid w:val="00485871"/>
    <w:rsid w:val="00486671"/>
    <w:rsid w:val="00486E10"/>
    <w:rsid w:val="0048755E"/>
    <w:rsid w:val="00491065"/>
    <w:rsid w:val="004915BF"/>
    <w:rsid w:val="0049191D"/>
    <w:rsid w:val="00492112"/>
    <w:rsid w:val="0049239E"/>
    <w:rsid w:val="0049247A"/>
    <w:rsid w:val="00492670"/>
    <w:rsid w:val="004929F4"/>
    <w:rsid w:val="004932F2"/>
    <w:rsid w:val="00493BB6"/>
    <w:rsid w:val="00494C77"/>
    <w:rsid w:val="00495F79"/>
    <w:rsid w:val="00496FF2"/>
    <w:rsid w:val="00497059"/>
    <w:rsid w:val="004A020F"/>
    <w:rsid w:val="004A06D0"/>
    <w:rsid w:val="004A0DB2"/>
    <w:rsid w:val="004A2BDF"/>
    <w:rsid w:val="004A31D1"/>
    <w:rsid w:val="004A354D"/>
    <w:rsid w:val="004A39B8"/>
    <w:rsid w:val="004A3A91"/>
    <w:rsid w:val="004A4A70"/>
    <w:rsid w:val="004A70C7"/>
    <w:rsid w:val="004A71E8"/>
    <w:rsid w:val="004A74AA"/>
    <w:rsid w:val="004A7FE7"/>
    <w:rsid w:val="004B0B03"/>
    <w:rsid w:val="004B1033"/>
    <w:rsid w:val="004B16D1"/>
    <w:rsid w:val="004B27F2"/>
    <w:rsid w:val="004B2C24"/>
    <w:rsid w:val="004B31B1"/>
    <w:rsid w:val="004B3BBC"/>
    <w:rsid w:val="004B4CB8"/>
    <w:rsid w:val="004B4ECB"/>
    <w:rsid w:val="004B58DB"/>
    <w:rsid w:val="004B6AEB"/>
    <w:rsid w:val="004C06E6"/>
    <w:rsid w:val="004C0B43"/>
    <w:rsid w:val="004C1162"/>
    <w:rsid w:val="004C18C4"/>
    <w:rsid w:val="004C2CAB"/>
    <w:rsid w:val="004C2E8D"/>
    <w:rsid w:val="004C3C76"/>
    <w:rsid w:val="004C40FE"/>
    <w:rsid w:val="004C425D"/>
    <w:rsid w:val="004C63BA"/>
    <w:rsid w:val="004C7373"/>
    <w:rsid w:val="004D09C2"/>
    <w:rsid w:val="004D0B15"/>
    <w:rsid w:val="004D0BD6"/>
    <w:rsid w:val="004D128D"/>
    <w:rsid w:val="004D1493"/>
    <w:rsid w:val="004D1A11"/>
    <w:rsid w:val="004D1EFE"/>
    <w:rsid w:val="004D45F1"/>
    <w:rsid w:val="004D4B09"/>
    <w:rsid w:val="004D64B7"/>
    <w:rsid w:val="004D6880"/>
    <w:rsid w:val="004D7C60"/>
    <w:rsid w:val="004D7C8A"/>
    <w:rsid w:val="004D7FC2"/>
    <w:rsid w:val="004E00FE"/>
    <w:rsid w:val="004E0282"/>
    <w:rsid w:val="004E0395"/>
    <w:rsid w:val="004E1199"/>
    <w:rsid w:val="004E1556"/>
    <w:rsid w:val="004E19F7"/>
    <w:rsid w:val="004E1EBF"/>
    <w:rsid w:val="004E4196"/>
    <w:rsid w:val="004E4497"/>
    <w:rsid w:val="004E46BA"/>
    <w:rsid w:val="004E4847"/>
    <w:rsid w:val="004E4A71"/>
    <w:rsid w:val="004E4D9C"/>
    <w:rsid w:val="004E4FEF"/>
    <w:rsid w:val="004E5426"/>
    <w:rsid w:val="004E5C16"/>
    <w:rsid w:val="004E5C62"/>
    <w:rsid w:val="004E5FF2"/>
    <w:rsid w:val="004E6A03"/>
    <w:rsid w:val="004E7C3B"/>
    <w:rsid w:val="004E7ED8"/>
    <w:rsid w:val="004F01C9"/>
    <w:rsid w:val="004F0849"/>
    <w:rsid w:val="004F19E3"/>
    <w:rsid w:val="004F316B"/>
    <w:rsid w:val="004F31F8"/>
    <w:rsid w:val="004F3AFE"/>
    <w:rsid w:val="004F3C9A"/>
    <w:rsid w:val="004F6840"/>
    <w:rsid w:val="004F6919"/>
    <w:rsid w:val="004F6A7D"/>
    <w:rsid w:val="004F7135"/>
    <w:rsid w:val="004F7582"/>
    <w:rsid w:val="0050019E"/>
    <w:rsid w:val="005007AF"/>
    <w:rsid w:val="00500A04"/>
    <w:rsid w:val="005011AD"/>
    <w:rsid w:val="005017C3"/>
    <w:rsid w:val="005025B2"/>
    <w:rsid w:val="00502DB2"/>
    <w:rsid w:val="00503927"/>
    <w:rsid w:val="00503AF4"/>
    <w:rsid w:val="00504B2D"/>
    <w:rsid w:val="00505768"/>
    <w:rsid w:val="00505AB9"/>
    <w:rsid w:val="00505EAC"/>
    <w:rsid w:val="00505F21"/>
    <w:rsid w:val="00506F5E"/>
    <w:rsid w:val="00507875"/>
    <w:rsid w:val="00507C61"/>
    <w:rsid w:val="00510210"/>
    <w:rsid w:val="005115F0"/>
    <w:rsid w:val="0051224D"/>
    <w:rsid w:val="00512637"/>
    <w:rsid w:val="00512D4F"/>
    <w:rsid w:val="00512F52"/>
    <w:rsid w:val="00513189"/>
    <w:rsid w:val="005136BA"/>
    <w:rsid w:val="00513A12"/>
    <w:rsid w:val="00513C3E"/>
    <w:rsid w:val="00513EB3"/>
    <w:rsid w:val="005141BE"/>
    <w:rsid w:val="00514EA4"/>
    <w:rsid w:val="0051550D"/>
    <w:rsid w:val="00515E94"/>
    <w:rsid w:val="00515E98"/>
    <w:rsid w:val="005169B0"/>
    <w:rsid w:val="00516B56"/>
    <w:rsid w:val="005170B8"/>
    <w:rsid w:val="005173F8"/>
    <w:rsid w:val="0052002E"/>
    <w:rsid w:val="00520BFD"/>
    <w:rsid w:val="00521BD4"/>
    <w:rsid w:val="0052293E"/>
    <w:rsid w:val="00523C0F"/>
    <w:rsid w:val="00525BBE"/>
    <w:rsid w:val="00525D91"/>
    <w:rsid w:val="00526497"/>
    <w:rsid w:val="00526AD1"/>
    <w:rsid w:val="0052790C"/>
    <w:rsid w:val="0053062A"/>
    <w:rsid w:val="005306B2"/>
    <w:rsid w:val="0053070A"/>
    <w:rsid w:val="00531304"/>
    <w:rsid w:val="005320D2"/>
    <w:rsid w:val="0053218E"/>
    <w:rsid w:val="005321A6"/>
    <w:rsid w:val="005328F7"/>
    <w:rsid w:val="00533034"/>
    <w:rsid w:val="0053335F"/>
    <w:rsid w:val="00533ABC"/>
    <w:rsid w:val="00533F75"/>
    <w:rsid w:val="00534269"/>
    <w:rsid w:val="00535C1D"/>
    <w:rsid w:val="00535F7C"/>
    <w:rsid w:val="00536022"/>
    <w:rsid w:val="005366D7"/>
    <w:rsid w:val="00536E38"/>
    <w:rsid w:val="005372BE"/>
    <w:rsid w:val="0053771C"/>
    <w:rsid w:val="00537FEA"/>
    <w:rsid w:val="005401D3"/>
    <w:rsid w:val="00540995"/>
    <w:rsid w:val="00540EBF"/>
    <w:rsid w:val="0054231B"/>
    <w:rsid w:val="00542782"/>
    <w:rsid w:val="00542D21"/>
    <w:rsid w:val="00542F61"/>
    <w:rsid w:val="00543029"/>
    <w:rsid w:val="005430A4"/>
    <w:rsid w:val="0054430E"/>
    <w:rsid w:val="005451B2"/>
    <w:rsid w:val="00545608"/>
    <w:rsid w:val="00545BD0"/>
    <w:rsid w:val="00545F90"/>
    <w:rsid w:val="005461B8"/>
    <w:rsid w:val="005464C1"/>
    <w:rsid w:val="0054667B"/>
    <w:rsid w:val="005469C7"/>
    <w:rsid w:val="0054721E"/>
    <w:rsid w:val="005500BC"/>
    <w:rsid w:val="00550913"/>
    <w:rsid w:val="00551885"/>
    <w:rsid w:val="0055202A"/>
    <w:rsid w:val="0055240E"/>
    <w:rsid w:val="00552E69"/>
    <w:rsid w:val="005530C9"/>
    <w:rsid w:val="00553A7F"/>
    <w:rsid w:val="005542B6"/>
    <w:rsid w:val="005568A9"/>
    <w:rsid w:val="00556BF0"/>
    <w:rsid w:val="0055702A"/>
    <w:rsid w:val="00557B66"/>
    <w:rsid w:val="00560CCE"/>
    <w:rsid w:val="0056165D"/>
    <w:rsid w:val="00561B23"/>
    <w:rsid w:val="00561D18"/>
    <w:rsid w:val="00561D28"/>
    <w:rsid w:val="00561D60"/>
    <w:rsid w:val="00562B9F"/>
    <w:rsid w:val="00563EA5"/>
    <w:rsid w:val="00563FEA"/>
    <w:rsid w:val="00564C03"/>
    <w:rsid w:val="00565AA1"/>
    <w:rsid w:val="00566034"/>
    <w:rsid w:val="0056665C"/>
    <w:rsid w:val="00567065"/>
    <w:rsid w:val="005679A0"/>
    <w:rsid w:val="005702D7"/>
    <w:rsid w:val="00571898"/>
    <w:rsid w:val="00573BE6"/>
    <w:rsid w:val="00573C31"/>
    <w:rsid w:val="00573E49"/>
    <w:rsid w:val="00576082"/>
    <w:rsid w:val="00576F42"/>
    <w:rsid w:val="00577041"/>
    <w:rsid w:val="005775FB"/>
    <w:rsid w:val="00581722"/>
    <w:rsid w:val="00581AB7"/>
    <w:rsid w:val="00581EA5"/>
    <w:rsid w:val="005836E2"/>
    <w:rsid w:val="00583CD1"/>
    <w:rsid w:val="005847B5"/>
    <w:rsid w:val="00584D40"/>
    <w:rsid w:val="00586F97"/>
    <w:rsid w:val="005870F0"/>
    <w:rsid w:val="005871F1"/>
    <w:rsid w:val="005876A8"/>
    <w:rsid w:val="00587E4C"/>
    <w:rsid w:val="005903D3"/>
    <w:rsid w:val="00590805"/>
    <w:rsid w:val="00590F5D"/>
    <w:rsid w:val="005912BF"/>
    <w:rsid w:val="00591396"/>
    <w:rsid w:val="00592468"/>
    <w:rsid w:val="00593344"/>
    <w:rsid w:val="0059334B"/>
    <w:rsid w:val="0059361F"/>
    <w:rsid w:val="0059434D"/>
    <w:rsid w:val="005944EA"/>
    <w:rsid w:val="00594B25"/>
    <w:rsid w:val="0059664C"/>
    <w:rsid w:val="00596CD2"/>
    <w:rsid w:val="00596D97"/>
    <w:rsid w:val="00596F13"/>
    <w:rsid w:val="0059735A"/>
    <w:rsid w:val="005974E4"/>
    <w:rsid w:val="00597E2B"/>
    <w:rsid w:val="005A080A"/>
    <w:rsid w:val="005A2629"/>
    <w:rsid w:val="005A26BF"/>
    <w:rsid w:val="005A2AC8"/>
    <w:rsid w:val="005A3C86"/>
    <w:rsid w:val="005A41C2"/>
    <w:rsid w:val="005A45D4"/>
    <w:rsid w:val="005A486D"/>
    <w:rsid w:val="005A52FE"/>
    <w:rsid w:val="005A5E09"/>
    <w:rsid w:val="005A6A66"/>
    <w:rsid w:val="005A6C51"/>
    <w:rsid w:val="005A731E"/>
    <w:rsid w:val="005A79B9"/>
    <w:rsid w:val="005B10B8"/>
    <w:rsid w:val="005B1368"/>
    <w:rsid w:val="005B1D53"/>
    <w:rsid w:val="005B2628"/>
    <w:rsid w:val="005B26F2"/>
    <w:rsid w:val="005B297A"/>
    <w:rsid w:val="005B2E0F"/>
    <w:rsid w:val="005B3392"/>
    <w:rsid w:val="005B393E"/>
    <w:rsid w:val="005B3CB7"/>
    <w:rsid w:val="005B43D2"/>
    <w:rsid w:val="005B4FB1"/>
    <w:rsid w:val="005B56D6"/>
    <w:rsid w:val="005B5D71"/>
    <w:rsid w:val="005B6398"/>
    <w:rsid w:val="005B6BB9"/>
    <w:rsid w:val="005B6CE9"/>
    <w:rsid w:val="005B6D87"/>
    <w:rsid w:val="005B78E4"/>
    <w:rsid w:val="005B7FA9"/>
    <w:rsid w:val="005C19A7"/>
    <w:rsid w:val="005C1CB5"/>
    <w:rsid w:val="005C1FBC"/>
    <w:rsid w:val="005C1FD0"/>
    <w:rsid w:val="005C2331"/>
    <w:rsid w:val="005C2701"/>
    <w:rsid w:val="005C3955"/>
    <w:rsid w:val="005C3C58"/>
    <w:rsid w:val="005C47C5"/>
    <w:rsid w:val="005C52A3"/>
    <w:rsid w:val="005C5BE1"/>
    <w:rsid w:val="005C5E43"/>
    <w:rsid w:val="005C6085"/>
    <w:rsid w:val="005C6E0B"/>
    <w:rsid w:val="005C6E55"/>
    <w:rsid w:val="005D0D23"/>
    <w:rsid w:val="005D1290"/>
    <w:rsid w:val="005D21B9"/>
    <w:rsid w:val="005D3593"/>
    <w:rsid w:val="005D4D94"/>
    <w:rsid w:val="005D548A"/>
    <w:rsid w:val="005D5598"/>
    <w:rsid w:val="005D5BA0"/>
    <w:rsid w:val="005D67A0"/>
    <w:rsid w:val="005D7ED9"/>
    <w:rsid w:val="005E0012"/>
    <w:rsid w:val="005E2586"/>
    <w:rsid w:val="005E2932"/>
    <w:rsid w:val="005E29F1"/>
    <w:rsid w:val="005E43BF"/>
    <w:rsid w:val="005E5042"/>
    <w:rsid w:val="005E511C"/>
    <w:rsid w:val="005E54B7"/>
    <w:rsid w:val="005E68BC"/>
    <w:rsid w:val="005E6D44"/>
    <w:rsid w:val="005E6E56"/>
    <w:rsid w:val="005E6EE7"/>
    <w:rsid w:val="005E7265"/>
    <w:rsid w:val="005E7996"/>
    <w:rsid w:val="005E7E16"/>
    <w:rsid w:val="005E7F53"/>
    <w:rsid w:val="005F0136"/>
    <w:rsid w:val="005F0D0E"/>
    <w:rsid w:val="005F0FAE"/>
    <w:rsid w:val="005F11CE"/>
    <w:rsid w:val="005F14C2"/>
    <w:rsid w:val="005F215C"/>
    <w:rsid w:val="005F3A14"/>
    <w:rsid w:val="005F48BC"/>
    <w:rsid w:val="005F51F8"/>
    <w:rsid w:val="005F566A"/>
    <w:rsid w:val="005F64F7"/>
    <w:rsid w:val="005F680D"/>
    <w:rsid w:val="005F7041"/>
    <w:rsid w:val="005F7527"/>
    <w:rsid w:val="005F7B5A"/>
    <w:rsid w:val="00600CDC"/>
    <w:rsid w:val="00601F3B"/>
    <w:rsid w:val="0060315C"/>
    <w:rsid w:val="006032D5"/>
    <w:rsid w:val="00603339"/>
    <w:rsid w:val="0060343F"/>
    <w:rsid w:val="00603AFB"/>
    <w:rsid w:val="00603B1F"/>
    <w:rsid w:val="00603F33"/>
    <w:rsid w:val="00605545"/>
    <w:rsid w:val="00605C82"/>
    <w:rsid w:val="00607C61"/>
    <w:rsid w:val="00607D56"/>
    <w:rsid w:val="0061117E"/>
    <w:rsid w:val="00611411"/>
    <w:rsid w:val="006118FB"/>
    <w:rsid w:val="006124A9"/>
    <w:rsid w:val="00612916"/>
    <w:rsid w:val="00613031"/>
    <w:rsid w:val="00613469"/>
    <w:rsid w:val="00614C86"/>
    <w:rsid w:val="00614CA5"/>
    <w:rsid w:val="00615B9C"/>
    <w:rsid w:val="006200B1"/>
    <w:rsid w:val="00620B4F"/>
    <w:rsid w:val="00622061"/>
    <w:rsid w:val="006229E9"/>
    <w:rsid w:val="00623595"/>
    <w:rsid w:val="00624282"/>
    <w:rsid w:val="00627515"/>
    <w:rsid w:val="0063093C"/>
    <w:rsid w:val="00631765"/>
    <w:rsid w:val="00632ECF"/>
    <w:rsid w:val="00632EF2"/>
    <w:rsid w:val="00632FFF"/>
    <w:rsid w:val="00633D1D"/>
    <w:rsid w:val="006351BC"/>
    <w:rsid w:val="00635B68"/>
    <w:rsid w:val="00635FE1"/>
    <w:rsid w:val="00636726"/>
    <w:rsid w:val="006368A4"/>
    <w:rsid w:val="0063730B"/>
    <w:rsid w:val="00637492"/>
    <w:rsid w:val="00640482"/>
    <w:rsid w:val="0064190B"/>
    <w:rsid w:val="006421C8"/>
    <w:rsid w:val="0064284F"/>
    <w:rsid w:val="00644716"/>
    <w:rsid w:val="006449A2"/>
    <w:rsid w:val="0064545F"/>
    <w:rsid w:val="00645B9C"/>
    <w:rsid w:val="00645E7B"/>
    <w:rsid w:val="00646023"/>
    <w:rsid w:val="00646622"/>
    <w:rsid w:val="006470F1"/>
    <w:rsid w:val="00650E49"/>
    <w:rsid w:val="00651102"/>
    <w:rsid w:val="00651E41"/>
    <w:rsid w:val="006522CD"/>
    <w:rsid w:val="00652347"/>
    <w:rsid w:val="006527B9"/>
    <w:rsid w:val="0065286D"/>
    <w:rsid w:val="00652C73"/>
    <w:rsid w:val="006535A7"/>
    <w:rsid w:val="00653BBD"/>
    <w:rsid w:val="00654113"/>
    <w:rsid w:val="0065444C"/>
    <w:rsid w:val="0065512A"/>
    <w:rsid w:val="00655A28"/>
    <w:rsid w:val="00655AAA"/>
    <w:rsid w:val="00655B8F"/>
    <w:rsid w:val="00656139"/>
    <w:rsid w:val="006561DB"/>
    <w:rsid w:val="006566F7"/>
    <w:rsid w:val="006567CF"/>
    <w:rsid w:val="00656CC5"/>
    <w:rsid w:val="00656E52"/>
    <w:rsid w:val="00657772"/>
    <w:rsid w:val="006603FA"/>
    <w:rsid w:val="006616C5"/>
    <w:rsid w:val="00661E60"/>
    <w:rsid w:val="0066263E"/>
    <w:rsid w:val="00662F30"/>
    <w:rsid w:val="00664802"/>
    <w:rsid w:val="00664C39"/>
    <w:rsid w:val="006652B7"/>
    <w:rsid w:val="006654EF"/>
    <w:rsid w:val="00665687"/>
    <w:rsid w:val="00665C08"/>
    <w:rsid w:val="00666188"/>
    <w:rsid w:val="00667250"/>
    <w:rsid w:val="00670846"/>
    <w:rsid w:val="00671047"/>
    <w:rsid w:val="006725C3"/>
    <w:rsid w:val="00673B6F"/>
    <w:rsid w:val="006751C2"/>
    <w:rsid w:val="006759F0"/>
    <w:rsid w:val="00675ABE"/>
    <w:rsid w:val="00675BB0"/>
    <w:rsid w:val="00675F5C"/>
    <w:rsid w:val="006765F5"/>
    <w:rsid w:val="00676897"/>
    <w:rsid w:val="00676CDD"/>
    <w:rsid w:val="00676EFC"/>
    <w:rsid w:val="0068184D"/>
    <w:rsid w:val="0068223D"/>
    <w:rsid w:val="006842B4"/>
    <w:rsid w:val="006842F3"/>
    <w:rsid w:val="00684368"/>
    <w:rsid w:val="0068455F"/>
    <w:rsid w:val="006861CA"/>
    <w:rsid w:val="00686A83"/>
    <w:rsid w:val="00686C47"/>
    <w:rsid w:val="00686DE7"/>
    <w:rsid w:val="00687456"/>
    <w:rsid w:val="0068749A"/>
    <w:rsid w:val="00691AF4"/>
    <w:rsid w:val="006947E0"/>
    <w:rsid w:val="00694BA9"/>
    <w:rsid w:val="00695575"/>
    <w:rsid w:val="00695E43"/>
    <w:rsid w:val="006974C6"/>
    <w:rsid w:val="00697B45"/>
    <w:rsid w:val="006A0582"/>
    <w:rsid w:val="006A1E7C"/>
    <w:rsid w:val="006A3C8D"/>
    <w:rsid w:val="006A46C6"/>
    <w:rsid w:val="006A502E"/>
    <w:rsid w:val="006A5346"/>
    <w:rsid w:val="006A5443"/>
    <w:rsid w:val="006A679C"/>
    <w:rsid w:val="006B0E1D"/>
    <w:rsid w:val="006B102E"/>
    <w:rsid w:val="006B113C"/>
    <w:rsid w:val="006B11A7"/>
    <w:rsid w:val="006B13C2"/>
    <w:rsid w:val="006B1C3B"/>
    <w:rsid w:val="006B2B0C"/>
    <w:rsid w:val="006B2CAA"/>
    <w:rsid w:val="006B494E"/>
    <w:rsid w:val="006B4D49"/>
    <w:rsid w:val="006B598C"/>
    <w:rsid w:val="006B5AED"/>
    <w:rsid w:val="006B5C1C"/>
    <w:rsid w:val="006B5C5B"/>
    <w:rsid w:val="006B6600"/>
    <w:rsid w:val="006B6DBD"/>
    <w:rsid w:val="006B7C31"/>
    <w:rsid w:val="006C02B1"/>
    <w:rsid w:val="006C14E6"/>
    <w:rsid w:val="006C3DFB"/>
    <w:rsid w:val="006C49BD"/>
    <w:rsid w:val="006C4B80"/>
    <w:rsid w:val="006C4F07"/>
    <w:rsid w:val="006C50E4"/>
    <w:rsid w:val="006C5BE3"/>
    <w:rsid w:val="006C66C8"/>
    <w:rsid w:val="006C7637"/>
    <w:rsid w:val="006D0860"/>
    <w:rsid w:val="006D1279"/>
    <w:rsid w:val="006D1507"/>
    <w:rsid w:val="006D1632"/>
    <w:rsid w:val="006D1F61"/>
    <w:rsid w:val="006D256C"/>
    <w:rsid w:val="006D35B9"/>
    <w:rsid w:val="006D3A19"/>
    <w:rsid w:val="006D48BD"/>
    <w:rsid w:val="006D65CB"/>
    <w:rsid w:val="006D70FA"/>
    <w:rsid w:val="006D7937"/>
    <w:rsid w:val="006E0796"/>
    <w:rsid w:val="006E0859"/>
    <w:rsid w:val="006E2674"/>
    <w:rsid w:val="006E4107"/>
    <w:rsid w:val="006E41FC"/>
    <w:rsid w:val="006E429E"/>
    <w:rsid w:val="006E4CC7"/>
    <w:rsid w:val="006E61F8"/>
    <w:rsid w:val="006E7B7F"/>
    <w:rsid w:val="006F0DC6"/>
    <w:rsid w:val="006F10A9"/>
    <w:rsid w:val="006F1B02"/>
    <w:rsid w:val="006F43A2"/>
    <w:rsid w:val="006F43B7"/>
    <w:rsid w:val="006F4B5D"/>
    <w:rsid w:val="006F51A8"/>
    <w:rsid w:val="006F632F"/>
    <w:rsid w:val="006F71A2"/>
    <w:rsid w:val="00701579"/>
    <w:rsid w:val="00702249"/>
    <w:rsid w:val="00702AEA"/>
    <w:rsid w:val="00702E13"/>
    <w:rsid w:val="00703103"/>
    <w:rsid w:val="00703668"/>
    <w:rsid w:val="00704191"/>
    <w:rsid w:val="00704AE7"/>
    <w:rsid w:val="0070648A"/>
    <w:rsid w:val="00706686"/>
    <w:rsid w:val="00707161"/>
    <w:rsid w:val="007073D8"/>
    <w:rsid w:val="0070745B"/>
    <w:rsid w:val="00710510"/>
    <w:rsid w:val="00710983"/>
    <w:rsid w:val="00710A36"/>
    <w:rsid w:val="00710D72"/>
    <w:rsid w:val="00711C14"/>
    <w:rsid w:val="007130FB"/>
    <w:rsid w:val="00713E73"/>
    <w:rsid w:val="00715219"/>
    <w:rsid w:val="00715363"/>
    <w:rsid w:val="0071598F"/>
    <w:rsid w:val="007159DD"/>
    <w:rsid w:val="00715B2E"/>
    <w:rsid w:val="00715EE2"/>
    <w:rsid w:val="00715F62"/>
    <w:rsid w:val="0071616D"/>
    <w:rsid w:val="007163F7"/>
    <w:rsid w:val="00716A9A"/>
    <w:rsid w:val="00716AF1"/>
    <w:rsid w:val="00717E04"/>
    <w:rsid w:val="007210F9"/>
    <w:rsid w:val="007221BC"/>
    <w:rsid w:val="00722685"/>
    <w:rsid w:val="00723BA4"/>
    <w:rsid w:val="00724AA8"/>
    <w:rsid w:val="0072685B"/>
    <w:rsid w:val="00727118"/>
    <w:rsid w:val="00730E52"/>
    <w:rsid w:val="00731242"/>
    <w:rsid w:val="007314E4"/>
    <w:rsid w:val="00731A19"/>
    <w:rsid w:val="00731CF4"/>
    <w:rsid w:val="00733A27"/>
    <w:rsid w:val="00733F5F"/>
    <w:rsid w:val="00734E31"/>
    <w:rsid w:val="007353DF"/>
    <w:rsid w:val="00735CEF"/>
    <w:rsid w:val="00735EE0"/>
    <w:rsid w:val="00736C37"/>
    <w:rsid w:val="007374F0"/>
    <w:rsid w:val="007375FC"/>
    <w:rsid w:val="00737741"/>
    <w:rsid w:val="007402A6"/>
    <w:rsid w:val="00740522"/>
    <w:rsid w:val="007415E4"/>
    <w:rsid w:val="00742A91"/>
    <w:rsid w:val="007432AE"/>
    <w:rsid w:val="0074492C"/>
    <w:rsid w:val="007449FC"/>
    <w:rsid w:val="00744A85"/>
    <w:rsid w:val="007457F1"/>
    <w:rsid w:val="00745945"/>
    <w:rsid w:val="00746200"/>
    <w:rsid w:val="00746554"/>
    <w:rsid w:val="0074754C"/>
    <w:rsid w:val="00747724"/>
    <w:rsid w:val="007507D6"/>
    <w:rsid w:val="007509AD"/>
    <w:rsid w:val="007519FD"/>
    <w:rsid w:val="007521A2"/>
    <w:rsid w:val="007527B1"/>
    <w:rsid w:val="0075348E"/>
    <w:rsid w:val="00753689"/>
    <w:rsid w:val="00753DE4"/>
    <w:rsid w:val="0075426B"/>
    <w:rsid w:val="00754909"/>
    <w:rsid w:val="007553B1"/>
    <w:rsid w:val="00756D3C"/>
    <w:rsid w:val="0076041C"/>
    <w:rsid w:val="00761CD8"/>
    <w:rsid w:val="007630BC"/>
    <w:rsid w:val="0076382F"/>
    <w:rsid w:val="00763F48"/>
    <w:rsid w:val="0076454D"/>
    <w:rsid w:val="007648C2"/>
    <w:rsid w:val="00764E24"/>
    <w:rsid w:val="007664B8"/>
    <w:rsid w:val="00766560"/>
    <w:rsid w:val="007669CD"/>
    <w:rsid w:val="00766A7B"/>
    <w:rsid w:val="00766CA4"/>
    <w:rsid w:val="0076736A"/>
    <w:rsid w:val="0076797B"/>
    <w:rsid w:val="00770709"/>
    <w:rsid w:val="00770C81"/>
    <w:rsid w:val="00770F85"/>
    <w:rsid w:val="007731B7"/>
    <w:rsid w:val="00773B6A"/>
    <w:rsid w:val="00774B17"/>
    <w:rsid w:val="00775037"/>
    <w:rsid w:val="00775593"/>
    <w:rsid w:val="0077625C"/>
    <w:rsid w:val="00776606"/>
    <w:rsid w:val="00776C83"/>
    <w:rsid w:val="00780041"/>
    <w:rsid w:val="0078093B"/>
    <w:rsid w:val="00780A58"/>
    <w:rsid w:val="00780C32"/>
    <w:rsid w:val="00780CD2"/>
    <w:rsid w:val="00780E3E"/>
    <w:rsid w:val="007816C1"/>
    <w:rsid w:val="00781C5E"/>
    <w:rsid w:val="0078203D"/>
    <w:rsid w:val="00782428"/>
    <w:rsid w:val="00782ACA"/>
    <w:rsid w:val="00782CEC"/>
    <w:rsid w:val="007835D4"/>
    <w:rsid w:val="00783BE2"/>
    <w:rsid w:val="00786134"/>
    <w:rsid w:val="00786BA9"/>
    <w:rsid w:val="0078733A"/>
    <w:rsid w:val="00787FBC"/>
    <w:rsid w:val="00787FFA"/>
    <w:rsid w:val="0079065C"/>
    <w:rsid w:val="0079093D"/>
    <w:rsid w:val="00790B46"/>
    <w:rsid w:val="007910A4"/>
    <w:rsid w:val="00791E1F"/>
    <w:rsid w:val="007923B5"/>
    <w:rsid w:val="007925F6"/>
    <w:rsid w:val="00792D2E"/>
    <w:rsid w:val="00793628"/>
    <w:rsid w:val="00793B6C"/>
    <w:rsid w:val="00793FAB"/>
    <w:rsid w:val="007940CC"/>
    <w:rsid w:val="007941C0"/>
    <w:rsid w:val="00794931"/>
    <w:rsid w:val="007953B0"/>
    <w:rsid w:val="00795831"/>
    <w:rsid w:val="00795965"/>
    <w:rsid w:val="007966B7"/>
    <w:rsid w:val="00796EBA"/>
    <w:rsid w:val="007A04F5"/>
    <w:rsid w:val="007A0554"/>
    <w:rsid w:val="007A0ACE"/>
    <w:rsid w:val="007A16FE"/>
    <w:rsid w:val="007A2CA5"/>
    <w:rsid w:val="007A3133"/>
    <w:rsid w:val="007A3323"/>
    <w:rsid w:val="007A429E"/>
    <w:rsid w:val="007A44DA"/>
    <w:rsid w:val="007A45E4"/>
    <w:rsid w:val="007A620E"/>
    <w:rsid w:val="007A6AC8"/>
    <w:rsid w:val="007A6E9C"/>
    <w:rsid w:val="007B0102"/>
    <w:rsid w:val="007B0677"/>
    <w:rsid w:val="007B06A4"/>
    <w:rsid w:val="007B17B1"/>
    <w:rsid w:val="007B1A7C"/>
    <w:rsid w:val="007B2685"/>
    <w:rsid w:val="007B2A85"/>
    <w:rsid w:val="007B2C5F"/>
    <w:rsid w:val="007B3734"/>
    <w:rsid w:val="007B46A8"/>
    <w:rsid w:val="007B4733"/>
    <w:rsid w:val="007B4F50"/>
    <w:rsid w:val="007B55A5"/>
    <w:rsid w:val="007B5B96"/>
    <w:rsid w:val="007B5C3D"/>
    <w:rsid w:val="007B5CDD"/>
    <w:rsid w:val="007B61FA"/>
    <w:rsid w:val="007B6CBA"/>
    <w:rsid w:val="007B797A"/>
    <w:rsid w:val="007B7B85"/>
    <w:rsid w:val="007C0382"/>
    <w:rsid w:val="007C0863"/>
    <w:rsid w:val="007C1AFC"/>
    <w:rsid w:val="007C293B"/>
    <w:rsid w:val="007C2ECC"/>
    <w:rsid w:val="007C31DC"/>
    <w:rsid w:val="007C5F25"/>
    <w:rsid w:val="007C7590"/>
    <w:rsid w:val="007C76B4"/>
    <w:rsid w:val="007C7A9C"/>
    <w:rsid w:val="007C7AE6"/>
    <w:rsid w:val="007C7E54"/>
    <w:rsid w:val="007C7F96"/>
    <w:rsid w:val="007D0236"/>
    <w:rsid w:val="007D0E6D"/>
    <w:rsid w:val="007D1E15"/>
    <w:rsid w:val="007D2266"/>
    <w:rsid w:val="007D2317"/>
    <w:rsid w:val="007D2A62"/>
    <w:rsid w:val="007D3B5F"/>
    <w:rsid w:val="007D4E1B"/>
    <w:rsid w:val="007D4F10"/>
    <w:rsid w:val="007D5273"/>
    <w:rsid w:val="007D5A54"/>
    <w:rsid w:val="007D5B36"/>
    <w:rsid w:val="007D68F9"/>
    <w:rsid w:val="007D6CE9"/>
    <w:rsid w:val="007E16BE"/>
    <w:rsid w:val="007E1AF7"/>
    <w:rsid w:val="007E2963"/>
    <w:rsid w:val="007E2AD8"/>
    <w:rsid w:val="007E2BFE"/>
    <w:rsid w:val="007E310E"/>
    <w:rsid w:val="007E40C7"/>
    <w:rsid w:val="007E420A"/>
    <w:rsid w:val="007E4682"/>
    <w:rsid w:val="007E500A"/>
    <w:rsid w:val="007E62AE"/>
    <w:rsid w:val="007E6DD1"/>
    <w:rsid w:val="007E74C6"/>
    <w:rsid w:val="007E7DFF"/>
    <w:rsid w:val="007E7E6D"/>
    <w:rsid w:val="007F077F"/>
    <w:rsid w:val="007F14CE"/>
    <w:rsid w:val="007F2539"/>
    <w:rsid w:val="007F2A80"/>
    <w:rsid w:val="007F2BC9"/>
    <w:rsid w:val="007F34D9"/>
    <w:rsid w:val="007F3DAD"/>
    <w:rsid w:val="007F4DE2"/>
    <w:rsid w:val="007F50DA"/>
    <w:rsid w:val="007F51CB"/>
    <w:rsid w:val="007F5433"/>
    <w:rsid w:val="007F57EC"/>
    <w:rsid w:val="007F6D28"/>
    <w:rsid w:val="007F6D79"/>
    <w:rsid w:val="007F77B2"/>
    <w:rsid w:val="007F7A16"/>
    <w:rsid w:val="007F7B0A"/>
    <w:rsid w:val="007F7E01"/>
    <w:rsid w:val="008006C7"/>
    <w:rsid w:val="00801F16"/>
    <w:rsid w:val="008035B1"/>
    <w:rsid w:val="00804720"/>
    <w:rsid w:val="00804B46"/>
    <w:rsid w:val="00804CCD"/>
    <w:rsid w:val="00804E44"/>
    <w:rsid w:val="00805936"/>
    <w:rsid w:val="00806949"/>
    <w:rsid w:val="0080723F"/>
    <w:rsid w:val="00807862"/>
    <w:rsid w:val="00807940"/>
    <w:rsid w:val="00807B66"/>
    <w:rsid w:val="00810523"/>
    <w:rsid w:val="00810ED1"/>
    <w:rsid w:val="00810F25"/>
    <w:rsid w:val="00811982"/>
    <w:rsid w:val="0081266B"/>
    <w:rsid w:val="00812E95"/>
    <w:rsid w:val="008139F6"/>
    <w:rsid w:val="008143BE"/>
    <w:rsid w:val="0081458E"/>
    <w:rsid w:val="0081577B"/>
    <w:rsid w:val="00816880"/>
    <w:rsid w:val="00817CAA"/>
    <w:rsid w:val="00822139"/>
    <w:rsid w:val="008223B2"/>
    <w:rsid w:val="00822773"/>
    <w:rsid w:val="008235F6"/>
    <w:rsid w:val="008239D1"/>
    <w:rsid w:val="00824A1B"/>
    <w:rsid w:val="00824BEA"/>
    <w:rsid w:val="00825E7B"/>
    <w:rsid w:val="00826D87"/>
    <w:rsid w:val="00827327"/>
    <w:rsid w:val="00827435"/>
    <w:rsid w:val="00827511"/>
    <w:rsid w:val="0083140F"/>
    <w:rsid w:val="008325BE"/>
    <w:rsid w:val="00832AE8"/>
    <w:rsid w:val="008342ED"/>
    <w:rsid w:val="008352B7"/>
    <w:rsid w:val="00836E25"/>
    <w:rsid w:val="00837092"/>
    <w:rsid w:val="008401FF"/>
    <w:rsid w:val="0084079F"/>
    <w:rsid w:val="00840E91"/>
    <w:rsid w:val="008412A4"/>
    <w:rsid w:val="00844054"/>
    <w:rsid w:val="008446AE"/>
    <w:rsid w:val="008449CE"/>
    <w:rsid w:val="008453F5"/>
    <w:rsid w:val="00845882"/>
    <w:rsid w:val="00845A1D"/>
    <w:rsid w:val="00845A74"/>
    <w:rsid w:val="00845C5E"/>
    <w:rsid w:val="00845E72"/>
    <w:rsid w:val="0085015F"/>
    <w:rsid w:val="00850CAE"/>
    <w:rsid w:val="00851877"/>
    <w:rsid w:val="00851BA7"/>
    <w:rsid w:val="00851DD2"/>
    <w:rsid w:val="00851E74"/>
    <w:rsid w:val="00851EFC"/>
    <w:rsid w:val="00854203"/>
    <w:rsid w:val="008547DD"/>
    <w:rsid w:val="008551DA"/>
    <w:rsid w:val="00856631"/>
    <w:rsid w:val="00856808"/>
    <w:rsid w:val="00857296"/>
    <w:rsid w:val="008577C8"/>
    <w:rsid w:val="00860B74"/>
    <w:rsid w:val="00861763"/>
    <w:rsid w:val="008627E1"/>
    <w:rsid w:val="00863C75"/>
    <w:rsid w:val="008643EA"/>
    <w:rsid w:val="008654DC"/>
    <w:rsid w:val="00865827"/>
    <w:rsid w:val="00865C9D"/>
    <w:rsid w:val="00867352"/>
    <w:rsid w:val="008673AA"/>
    <w:rsid w:val="00867433"/>
    <w:rsid w:val="00870C95"/>
    <w:rsid w:val="008724A4"/>
    <w:rsid w:val="00872D4C"/>
    <w:rsid w:val="0087400C"/>
    <w:rsid w:val="008762BA"/>
    <w:rsid w:val="008770B5"/>
    <w:rsid w:val="00880005"/>
    <w:rsid w:val="00880276"/>
    <w:rsid w:val="0088080D"/>
    <w:rsid w:val="00880F0C"/>
    <w:rsid w:val="008824D0"/>
    <w:rsid w:val="00882698"/>
    <w:rsid w:val="008829AC"/>
    <w:rsid w:val="0088326E"/>
    <w:rsid w:val="00883A46"/>
    <w:rsid w:val="00883D23"/>
    <w:rsid w:val="00884472"/>
    <w:rsid w:val="00886481"/>
    <w:rsid w:val="008871EA"/>
    <w:rsid w:val="00887950"/>
    <w:rsid w:val="00887AC0"/>
    <w:rsid w:val="00887C99"/>
    <w:rsid w:val="00890351"/>
    <w:rsid w:val="008908DA"/>
    <w:rsid w:val="00890A16"/>
    <w:rsid w:val="0089118D"/>
    <w:rsid w:val="00891451"/>
    <w:rsid w:val="0089220D"/>
    <w:rsid w:val="0089330B"/>
    <w:rsid w:val="00893AA4"/>
    <w:rsid w:val="00894707"/>
    <w:rsid w:val="00894C1A"/>
    <w:rsid w:val="008964C5"/>
    <w:rsid w:val="008968D1"/>
    <w:rsid w:val="00896A64"/>
    <w:rsid w:val="00897D5A"/>
    <w:rsid w:val="008A0094"/>
    <w:rsid w:val="008A042F"/>
    <w:rsid w:val="008A076D"/>
    <w:rsid w:val="008A144C"/>
    <w:rsid w:val="008A2138"/>
    <w:rsid w:val="008A3167"/>
    <w:rsid w:val="008A323C"/>
    <w:rsid w:val="008A3783"/>
    <w:rsid w:val="008A3A06"/>
    <w:rsid w:val="008A531B"/>
    <w:rsid w:val="008A56F7"/>
    <w:rsid w:val="008A57A1"/>
    <w:rsid w:val="008A592A"/>
    <w:rsid w:val="008A59AE"/>
    <w:rsid w:val="008A65C0"/>
    <w:rsid w:val="008A6617"/>
    <w:rsid w:val="008A6A72"/>
    <w:rsid w:val="008A78E5"/>
    <w:rsid w:val="008A7A5B"/>
    <w:rsid w:val="008B17F6"/>
    <w:rsid w:val="008B1D26"/>
    <w:rsid w:val="008B1F1F"/>
    <w:rsid w:val="008B1F99"/>
    <w:rsid w:val="008B26B0"/>
    <w:rsid w:val="008B2715"/>
    <w:rsid w:val="008B2D37"/>
    <w:rsid w:val="008B3070"/>
    <w:rsid w:val="008B35F5"/>
    <w:rsid w:val="008B3937"/>
    <w:rsid w:val="008B416A"/>
    <w:rsid w:val="008B4791"/>
    <w:rsid w:val="008B488B"/>
    <w:rsid w:val="008B4FF2"/>
    <w:rsid w:val="008B5910"/>
    <w:rsid w:val="008B69DC"/>
    <w:rsid w:val="008B757B"/>
    <w:rsid w:val="008B7BEA"/>
    <w:rsid w:val="008C0815"/>
    <w:rsid w:val="008C0D8E"/>
    <w:rsid w:val="008C1234"/>
    <w:rsid w:val="008C2552"/>
    <w:rsid w:val="008C26D0"/>
    <w:rsid w:val="008C2F92"/>
    <w:rsid w:val="008C4A10"/>
    <w:rsid w:val="008C4CC1"/>
    <w:rsid w:val="008C6268"/>
    <w:rsid w:val="008C639F"/>
    <w:rsid w:val="008C6491"/>
    <w:rsid w:val="008C7E1B"/>
    <w:rsid w:val="008D074F"/>
    <w:rsid w:val="008D0AC0"/>
    <w:rsid w:val="008D0E7F"/>
    <w:rsid w:val="008D1024"/>
    <w:rsid w:val="008D1639"/>
    <w:rsid w:val="008D167F"/>
    <w:rsid w:val="008D2DB2"/>
    <w:rsid w:val="008D391A"/>
    <w:rsid w:val="008D48F9"/>
    <w:rsid w:val="008D508E"/>
    <w:rsid w:val="008D5CD4"/>
    <w:rsid w:val="008D5DB7"/>
    <w:rsid w:val="008D64BD"/>
    <w:rsid w:val="008D670C"/>
    <w:rsid w:val="008D7ACE"/>
    <w:rsid w:val="008D7F13"/>
    <w:rsid w:val="008E060D"/>
    <w:rsid w:val="008E20C4"/>
    <w:rsid w:val="008E26B6"/>
    <w:rsid w:val="008E2BC3"/>
    <w:rsid w:val="008E3F48"/>
    <w:rsid w:val="008E3F90"/>
    <w:rsid w:val="008E408A"/>
    <w:rsid w:val="008E49B0"/>
    <w:rsid w:val="008E4BCF"/>
    <w:rsid w:val="008E5F5E"/>
    <w:rsid w:val="008E6443"/>
    <w:rsid w:val="008E7567"/>
    <w:rsid w:val="008E75DD"/>
    <w:rsid w:val="008E77E2"/>
    <w:rsid w:val="008F04D8"/>
    <w:rsid w:val="008F0A5D"/>
    <w:rsid w:val="008F1004"/>
    <w:rsid w:val="008F13A2"/>
    <w:rsid w:val="008F13B6"/>
    <w:rsid w:val="008F2BA5"/>
    <w:rsid w:val="008F2D5E"/>
    <w:rsid w:val="008F31C3"/>
    <w:rsid w:val="008F3388"/>
    <w:rsid w:val="008F3864"/>
    <w:rsid w:val="008F3B6C"/>
    <w:rsid w:val="008F68AA"/>
    <w:rsid w:val="008F6972"/>
    <w:rsid w:val="008F6B6C"/>
    <w:rsid w:val="008F78FC"/>
    <w:rsid w:val="008F7C8D"/>
    <w:rsid w:val="009004B2"/>
    <w:rsid w:val="0090071D"/>
    <w:rsid w:val="00900BFD"/>
    <w:rsid w:val="00900F2B"/>
    <w:rsid w:val="0090162B"/>
    <w:rsid w:val="00901BA2"/>
    <w:rsid w:val="009025B4"/>
    <w:rsid w:val="009027BC"/>
    <w:rsid w:val="009034B5"/>
    <w:rsid w:val="00904FC6"/>
    <w:rsid w:val="00905957"/>
    <w:rsid w:val="00905FFB"/>
    <w:rsid w:val="00906F0F"/>
    <w:rsid w:val="009070E3"/>
    <w:rsid w:val="00907F50"/>
    <w:rsid w:val="00910D18"/>
    <w:rsid w:val="00910F5E"/>
    <w:rsid w:val="0091188A"/>
    <w:rsid w:val="00912729"/>
    <w:rsid w:val="009146F6"/>
    <w:rsid w:val="00914E48"/>
    <w:rsid w:val="009155CF"/>
    <w:rsid w:val="009156CE"/>
    <w:rsid w:val="00915EE0"/>
    <w:rsid w:val="00916B80"/>
    <w:rsid w:val="00916EDD"/>
    <w:rsid w:val="009171FD"/>
    <w:rsid w:val="00917419"/>
    <w:rsid w:val="009179D2"/>
    <w:rsid w:val="009200ED"/>
    <w:rsid w:val="009204F0"/>
    <w:rsid w:val="009205C5"/>
    <w:rsid w:val="0092073E"/>
    <w:rsid w:val="009208E1"/>
    <w:rsid w:val="00920E75"/>
    <w:rsid w:val="00922622"/>
    <w:rsid w:val="009229CA"/>
    <w:rsid w:val="00925625"/>
    <w:rsid w:val="00925910"/>
    <w:rsid w:val="0092679D"/>
    <w:rsid w:val="009268C7"/>
    <w:rsid w:val="0092691F"/>
    <w:rsid w:val="00926F8C"/>
    <w:rsid w:val="00927038"/>
    <w:rsid w:val="009272E9"/>
    <w:rsid w:val="009274A9"/>
    <w:rsid w:val="0092757D"/>
    <w:rsid w:val="00927873"/>
    <w:rsid w:val="009301E6"/>
    <w:rsid w:val="009303DC"/>
    <w:rsid w:val="0093085A"/>
    <w:rsid w:val="00931386"/>
    <w:rsid w:val="00931710"/>
    <w:rsid w:val="00931BBC"/>
    <w:rsid w:val="00932320"/>
    <w:rsid w:val="00932682"/>
    <w:rsid w:val="00932AC6"/>
    <w:rsid w:val="00933779"/>
    <w:rsid w:val="00933E00"/>
    <w:rsid w:val="009340E3"/>
    <w:rsid w:val="009342B1"/>
    <w:rsid w:val="00935767"/>
    <w:rsid w:val="009364C0"/>
    <w:rsid w:val="009379AC"/>
    <w:rsid w:val="00937C7D"/>
    <w:rsid w:val="00940773"/>
    <w:rsid w:val="009413C6"/>
    <w:rsid w:val="009419C3"/>
    <w:rsid w:val="00941AF1"/>
    <w:rsid w:val="00941BDA"/>
    <w:rsid w:val="0094271B"/>
    <w:rsid w:val="0094422C"/>
    <w:rsid w:val="009443CD"/>
    <w:rsid w:val="0094545A"/>
    <w:rsid w:val="00945E79"/>
    <w:rsid w:val="00947DBC"/>
    <w:rsid w:val="00950955"/>
    <w:rsid w:val="0095096B"/>
    <w:rsid w:val="00950D6C"/>
    <w:rsid w:val="00951CF2"/>
    <w:rsid w:val="00952E44"/>
    <w:rsid w:val="00952ED7"/>
    <w:rsid w:val="00955BC7"/>
    <w:rsid w:val="00955FC7"/>
    <w:rsid w:val="009572C6"/>
    <w:rsid w:val="0095743B"/>
    <w:rsid w:val="00957880"/>
    <w:rsid w:val="00960014"/>
    <w:rsid w:val="009607A2"/>
    <w:rsid w:val="00961122"/>
    <w:rsid w:val="00961931"/>
    <w:rsid w:val="00961953"/>
    <w:rsid w:val="0096396A"/>
    <w:rsid w:val="0096461D"/>
    <w:rsid w:val="00964795"/>
    <w:rsid w:val="00964905"/>
    <w:rsid w:val="0096608B"/>
    <w:rsid w:val="009660FB"/>
    <w:rsid w:val="00966901"/>
    <w:rsid w:val="00967B02"/>
    <w:rsid w:val="009700DE"/>
    <w:rsid w:val="00970BF5"/>
    <w:rsid w:val="00970E1A"/>
    <w:rsid w:val="00971B4F"/>
    <w:rsid w:val="00971C5A"/>
    <w:rsid w:val="00971E2E"/>
    <w:rsid w:val="0097212D"/>
    <w:rsid w:val="009721A9"/>
    <w:rsid w:val="0097258D"/>
    <w:rsid w:val="009725A6"/>
    <w:rsid w:val="00972B11"/>
    <w:rsid w:val="00973554"/>
    <w:rsid w:val="00974686"/>
    <w:rsid w:val="0097499F"/>
    <w:rsid w:val="009753B6"/>
    <w:rsid w:val="00975888"/>
    <w:rsid w:val="0097588D"/>
    <w:rsid w:val="009758F6"/>
    <w:rsid w:val="009779BE"/>
    <w:rsid w:val="00977C8A"/>
    <w:rsid w:val="00980867"/>
    <w:rsid w:val="00980D32"/>
    <w:rsid w:val="00980F08"/>
    <w:rsid w:val="009810DF"/>
    <w:rsid w:val="00981390"/>
    <w:rsid w:val="0098215D"/>
    <w:rsid w:val="009824D2"/>
    <w:rsid w:val="00982FDA"/>
    <w:rsid w:val="0098380D"/>
    <w:rsid w:val="00984032"/>
    <w:rsid w:val="009840CB"/>
    <w:rsid w:val="009841DE"/>
    <w:rsid w:val="00984230"/>
    <w:rsid w:val="009842BE"/>
    <w:rsid w:val="009845A7"/>
    <w:rsid w:val="0098585B"/>
    <w:rsid w:val="00986164"/>
    <w:rsid w:val="009862A3"/>
    <w:rsid w:val="009876D6"/>
    <w:rsid w:val="00987A5F"/>
    <w:rsid w:val="0099009E"/>
    <w:rsid w:val="00990501"/>
    <w:rsid w:val="009905ED"/>
    <w:rsid w:val="009912DE"/>
    <w:rsid w:val="00991C09"/>
    <w:rsid w:val="00992898"/>
    <w:rsid w:val="009933A8"/>
    <w:rsid w:val="00994EAB"/>
    <w:rsid w:val="00996438"/>
    <w:rsid w:val="00996552"/>
    <w:rsid w:val="00996696"/>
    <w:rsid w:val="009970F8"/>
    <w:rsid w:val="0099775D"/>
    <w:rsid w:val="00997FF3"/>
    <w:rsid w:val="009A0CE1"/>
    <w:rsid w:val="009A10D5"/>
    <w:rsid w:val="009A115B"/>
    <w:rsid w:val="009A15E9"/>
    <w:rsid w:val="009A265B"/>
    <w:rsid w:val="009A3CDC"/>
    <w:rsid w:val="009A470F"/>
    <w:rsid w:val="009A621A"/>
    <w:rsid w:val="009B001C"/>
    <w:rsid w:val="009B07FE"/>
    <w:rsid w:val="009B0995"/>
    <w:rsid w:val="009B2297"/>
    <w:rsid w:val="009B2B0F"/>
    <w:rsid w:val="009B2E22"/>
    <w:rsid w:val="009B2F4F"/>
    <w:rsid w:val="009B30EF"/>
    <w:rsid w:val="009B33C0"/>
    <w:rsid w:val="009B56D1"/>
    <w:rsid w:val="009B578C"/>
    <w:rsid w:val="009B70BB"/>
    <w:rsid w:val="009C1346"/>
    <w:rsid w:val="009C20CD"/>
    <w:rsid w:val="009C2C09"/>
    <w:rsid w:val="009C2E82"/>
    <w:rsid w:val="009C31EC"/>
    <w:rsid w:val="009C47D2"/>
    <w:rsid w:val="009C5643"/>
    <w:rsid w:val="009C647A"/>
    <w:rsid w:val="009C6B75"/>
    <w:rsid w:val="009C75DE"/>
    <w:rsid w:val="009C7B18"/>
    <w:rsid w:val="009C7B3B"/>
    <w:rsid w:val="009C7E82"/>
    <w:rsid w:val="009D03A6"/>
    <w:rsid w:val="009D1045"/>
    <w:rsid w:val="009D1A68"/>
    <w:rsid w:val="009D1EB7"/>
    <w:rsid w:val="009D3162"/>
    <w:rsid w:val="009D3CD6"/>
    <w:rsid w:val="009D3CFA"/>
    <w:rsid w:val="009D40BF"/>
    <w:rsid w:val="009D4133"/>
    <w:rsid w:val="009D43E3"/>
    <w:rsid w:val="009D4687"/>
    <w:rsid w:val="009D5069"/>
    <w:rsid w:val="009D5CF8"/>
    <w:rsid w:val="009D6254"/>
    <w:rsid w:val="009D71E3"/>
    <w:rsid w:val="009D72CB"/>
    <w:rsid w:val="009D7C00"/>
    <w:rsid w:val="009E0079"/>
    <w:rsid w:val="009E1C42"/>
    <w:rsid w:val="009E21F7"/>
    <w:rsid w:val="009E38BB"/>
    <w:rsid w:val="009E3C89"/>
    <w:rsid w:val="009E3EFF"/>
    <w:rsid w:val="009E444B"/>
    <w:rsid w:val="009E539D"/>
    <w:rsid w:val="009E642D"/>
    <w:rsid w:val="009E75CD"/>
    <w:rsid w:val="009F0284"/>
    <w:rsid w:val="009F081D"/>
    <w:rsid w:val="009F2887"/>
    <w:rsid w:val="009F2B64"/>
    <w:rsid w:val="009F2F9E"/>
    <w:rsid w:val="009F43E8"/>
    <w:rsid w:val="009F4D38"/>
    <w:rsid w:val="009F5419"/>
    <w:rsid w:val="009F5CF2"/>
    <w:rsid w:val="009F6B6B"/>
    <w:rsid w:val="009F6D11"/>
    <w:rsid w:val="009F6D48"/>
    <w:rsid w:val="009F6FBC"/>
    <w:rsid w:val="009F7019"/>
    <w:rsid w:val="009F7351"/>
    <w:rsid w:val="00A003B1"/>
    <w:rsid w:val="00A004CF"/>
    <w:rsid w:val="00A00B93"/>
    <w:rsid w:val="00A01216"/>
    <w:rsid w:val="00A02DCC"/>
    <w:rsid w:val="00A0346A"/>
    <w:rsid w:val="00A03AC7"/>
    <w:rsid w:val="00A03ADA"/>
    <w:rsid w:val="00A03C6C"/>
    <w:rsid w:val="00A041DC"/>
    <w:rsid w:val="00A04A3D"/>
    <w:rsid w:val="00A05FDE"/>
    <w:rsid w:val="00A06C24"/>
    <w:rsid w:val="00A078BE"/>
    <w:rsid w:val="00A07BAA"/>
    <w:rsid w:val="00A07F81"/>
    <w:rsid w:val="00A102F5"/>
    <w:rsid w:val="00A10832"/>
    <w:rsid w:val="00A12E2B"/>
    <w:rsid w:val="00A12F98"/>
    <w:rsid w:val="00A1442E"/>
    <w:rsid w:val="00A14DA0"/>
    <w:rsid w:val="00A1614A"/>
    <w:rsid w:val="00A1674C"/>
    <w:rsid w:val="00A171D2"/>
    <w:rsid w:val="00A17762"/>
    <w:rsid w:val="00A200C2"/>
    <w:rsid w:val="00A2126C"/>
    <w:rsid w:val="00A22A2A"/>
    <w:rsid w:val="00A22B63"/>
    <w:rsid w:val="00A2353E"/>
    <w:rsid w:val="00A235FF"/>
    <w:rsid w:val="00A24268"/>
    <w:rsid w:val="00A2429A"/>
    <w:rsid w:val="00A24F64"/>
    <w:rsid w:val="00A25054"/>
    <w:rsid w:val="00A250E0"/>
    <w:rsid w:val="00A25109"/>
    <w:rsid w:val="00A257D9"/>
    <w:rsid w:val="00A262CA"/>
    <w:rsid w:val="00A267A2"/>
    <w:rsid w:val="00A269B9"/>
    <w:rsid w:val="00A27236"/>
    <w:rsid w:val="00A27263"/>
    <w:rsid w:val="00A27E2D"/>
    <w:rsid w:val="00A27E3A"/>
    <w:rsid w:val="00A31944"/>
    <w:rsid w:val="00A31C3E"/>
    <w:rsid w:val="00A31C4C"/>
    <w:rsid w:val="00A31FEB"/>
    <w:rsid w:val="00A32A9D"/>
    <w:rsid w:val="00A32B30"/>
    <w:rsid w:val="00A32CAE"/>
    <w:rsid w:val="00A33B3E"/>
    <w:rsid w:val="00A344B5"/>
    <w:rsid w:val="00A347E1"/>
    <w:rsid w:val="00A34F32"/>
    <w:rsid w:val="00A360F7"/>
    <w:rsid w:val="00A371A7"/>
    <w:rsid w:val="00A37220"/>
    <w:rsid w:val="00A372D2"/>
    <w:rsid w:val="00A37443"/>
    <w:rsid w:val="00A37D5D"/>
    <w:rsid w:val="00A4078B"/>
    <w:rsid w:val="00A41439"/>
    <w:rsid w:val="00A41792"/>
    <w:rsid w:val="00A42AF0"/>
    <w:rsid w:val="00A432B6"/>
    <w:rsid w:val="00A43E93"/>
    <w:rsid w:val="00A441F8"/>
    <w:rsid w:val="00A44840"/>
    <w:rsid w:val="00A44CE8"/>
    <w:rsid w:val="00A44E6F"/>
    <w:rsid w:val="00A45983"/>
    <w:rsid w:val="00A45CCA"/>
    <w:rsid w:val="00A45DC6"/>
    <w:rsid w:val="00A46904"/>
    <w:rsid w:val="00A46D9D"/>
    <w:rsid w:val="00A46DF0"/>
    <w:rsid w:val="00A509AE"/>
    <w:rsid w:val="00A51F62"/>
    <w:rsid w:val="00A53407"/>
    <w:rsid w:val="00A5349E"/>
    <w:rsid w:val="00A53B2C"/>
    <w:rsid w:val="00A540C6"/>
    <w:rsid w:val="00A5454C"/>
    <w:rsid w:val="00A54C83"/>
    <w:rsid w:val="00A54EAB"/>
    <w:rsid w:val="00A5509A"/>
    <w:rsid w:val="00A552FF"/>
    <w:rsid w:val="00A56303"/>
    <w:rsid w:val="00A570FA"/>
    <w:rsid w:val="00A573D9"/>
    <w:rsid w:val="00A6088A"/>
    <w:rsid w:val="00A60EB6"/>
    <w:rsid w:val="00A61010"/>
    <w:rsid w:val="00A6143D"/>
    <w:rsid w:val="00A61B8D"/>
    <w:rsid w:val="00A61BBE"/>
    <w:rsid w:val="00A62D54"/>
    <w:rsid w:val="00A63521"/>
    <w:rsid w:val="00A637D0"/>
    <w:rsid w:val="00A63C90"/>
    <w:rsid w:val="00A63F01"/>
    <w:rsid w:val="00A6433F"/>
    <w:rsid w:val="00A64B47"/>
    <w:rsid w:val="00A65EC1"/>
    <w:rsid w:val="00A66A70"/>
    <w:rsid w:val="00A66A71"/>
    <w:rsid w:val="00A67329"/>
    <w:rsid w:val="00A67484"/>
    <w:rsid w:val="00A67BB5"/>
    <w:rsid w:val="00A712E5"/>
    <w:rsid w:val="00A71C71"/>
    <w:rsid w:val="00A73270"/>
    <w:rsid w:val="00A73440"/>
    <w:rsid w:val="00A73497"/>
    <w:rsid w:val="00A73625"/>
    <w:rsid w:val="00A73C25"/>
    <w:rsid w:val="00A74272"/>
    <w:rsid w:val="00A74FEC"/>
    <w:rsid w:val="00A750C8"/>
    <w:rsid w:val="00A762E8"/>
    <w:rsid w:val="00A76BB8"/>
    <w:rsid w:val="00A76ECA"/>
    <w:rsid w:val="00A76FA2"/>
    <w:rsid w:val="00A775B0"/>
    <w:rsid w:val="00A77C11"/>
    <w:rsid w:val="00A8315B"/>
    <w:rsid w:val="00A83356"/>
    <w:rsid w:val="00A83395"/>
    <w:rsid w:val="00A842FF"/>
    <w:rsid w:val="00A853E9"/>
    <w:rsid w:val="00A85DCB"/>
    <w:rsid w:val="00A85F6F"/>
    <w:rsid w:val="00A8674C"/>
    <w:rsid w:val="00A86FB0"/>
    <w:rsid w:val="00A87075"/>
    <w:rsid w:val="00A87F9D"/>
    <w:rsid w:val="00A90A41"/>
    <w:rsid w:val="00A90D0E"/>
    <w:rsid w:val="00A927E8"/>
    <w:rsid w:val="00A92D6C"/>
    <w:rsid w:val="00A92E4B"/>
    <w:rsid w:val="00A93425"/>
    <w:rsid w:val="00A93C72"/>
    <w:rsid w:val="00A93DF4"/>
    <w:rsid w:val="00A9599B"/>
    <w:rsid w:val="00A95F48"/>
    <w:rsid w:val="00A9779A"/>
    <w:rsid w:val="00A977A2"/>
    <w:rsid w:val="00AA0186"/>
    <w:rsid w:val="00AA01B5"/>
    <w:rsid w:val="00AA0600"/>
    <w:rsid w:val="00AA0BBE"/>
    <w:rsid w:val="00AA1706"/>
    <w:rsid w:val="00AA1ABF"/>
    <w:rsid w:val="00AA2190"/>
    <w:rsid w:val="00AA230C"/>
    <w:rsid w:val="00AA2529"/>
    <w:rsid w:val="00AA3256"/>
    <w:rsid w:val="00AA349B"/>
    <w:rsid w:val="00AA3888"/>
    <w:rsid w:val="00AA3BB2"/>
    <w:rsid w:val="00AA41E2"/>
    <w:rsid w:val="00AA4D40"/>
    <w:rsid w:val="00AA4DDA"/>
    <w:rsid w:val="00AA59E7"/>
    <w:rsid w:val="00AA6855"/>
    <w:rsid w:val="00AA7B6A"/>
    <w:rsid w:val="00AB1AFD"/>
    <w:rsid w:val="00AB1CCB"/>
    <w:rsid w:val="00AB324C"/>
    <w:rsid w:val="00AB3B90"/>
    <w:rsid w:val="00AB3D46"/>
    <w:rsid w:val="00AB3F7F"/>
    <w:rsid w:val="00AB4CBA"/>
    <w:rsid w:val="00AB4D0D"/>
    <w:rsid w:val="00AB5306"/>
    <w:rsid w:val="00AB620F"/>
    <w:rsid w:val="00AB670A"/>
    <w:rsid w:val="00AC0338"/>
    <w:rsid w:val="00AC0606"/>
    <w:rsid w:val="00AC1C52"/>
    <w:rsid w:val="00AC1E30"/>
    <w:rsid w:val="00AC2598"/>
    <w:rsid w:val="00AC2EC5"/>
    <w:rsid w:val="00AC3D81"/>
    <w:rsid w:val="00AC3DDD"/>
    <w:rsid w:val="00AC4216"/>
    <w:rsid w:val="00AC4F66"/>
    <w:rsid w:val="00AC5379"/>
    <w:rsid w:val="00AD054A"/>
    <w:rsid w:val="00AD0690"/>
    <w:rsid w:val="00AD06AB"/>
    <w:rsid w:val="00AD1836"/>
    <w:rsid w:val="00AD35C7"/>
    <w:rsid w:val="00AD497F"/>
    <w:rsid w:val="00AD5663"/>
    <w:rsid w:val="00AD5717"/>
    <w:rsid w:val="00AD65C5"/>
    <w:rsid w:val="00AD754E"/>
    <w:rsid w:val="00AD77D7"/>
    <w:rsid w:val="00AD7C46"/>
    <w:rsid w:val="00AE01C6"/>
    <w:rsid w:val="00AE0B79"/>
    <w:rsid w:val="00AE0F1A"/>
    <w:rsid w:val="00AE1F30"/>
    <w:rsid w:val="00AE25EC"/>
    <w:rsid w:val="00AE3518"/>
    <w:rsid w:val="00AE423D"/>
    <w:rsid w:val="00AE4523"/>
    <w:rsid w:val="00AE5F9F"/>
    <w:rsid w:val="00AE62CB"/>
    <w:rsid w:val="00AE6503"/>
    <w:rsid w:val="00AE78E7"/>
    <w:rsid w:val="00AF00F1"/>
    <w:rsid w:val="00AF07AA"/>
    <w:rsid w:val="00AF1852"/>
    <w:rsid w:val="00AF2E5C"/>
    <w:rsid w:val="00AF3A68"/>
    <w:rsid w:val="00AF46F6"/>
    <w:rsid w:val="00AF56B5"/>
    <w:rsid w:val="00AF5D71"/>
    <w:rsid w:val="00AF5E01"/>
    <w:rsid w:val="00AF6C25"/>
    <w:rsid w:val="00AF6D04"/>
    <w:rsid w:val="00AF7124"/>
    <w:rsid w:val="00AF7492"/>
    <w:rsid w:val="00AF7DE7"/>
    <w:rsid w:val="00B0113C"/>
    <w:rsid w:val="00B0229C"/>
    <w:rsid w:val="00B03E35"/>
    <w:rsid w:val="00B04371"/>
    <w:rsid w:val="00B05326"/>
    <w:rsid w:val="00B056EA"/>
    <w:rsid w:val="00B05750"/>
    <w:rsid w:val="00B05CDA"/>
    <w:rsid w:val="00B064FD"/>
    <w:rsid w:val="00B06EE4"/>
    <w:rsid w:val="00B0713B"/>
    <w:rsid w:val="00B07F0E"/>
    <w:rsid w:val="00B1016E"/>
    <w:rsid w:val="00B1053A"/>
    <w:rsid w:val="00B11FDD"/>
    <w:rsid w:val="00B1251C"/>
    <w:rsid w:val="00B132B8"/>
    <w:rsid w:val="00B1405C"/>
    <w:rsid w:val="00B14142"/>
    <w:rsid w:val="00B14E73"/>
    <w:rsid w:val="00B15071"/>
    <w:rsid w:val="00B16151"/>
    <w:rsid w:val="00B164D6"/>
    <w:rsid w:val="00B16684"/>
    <w:rsid w:val="00B176F4"/>
    <w:rsid w:val="00B216E9"/>
    <w:rsid w:val="00B231AC"/>
    <w:rsid w:val="00B23343"/>
    <w:rsid w:val="00B23C23"/>
    <w:rsid w:val="00B244AF"/>
    <w:rsid w:val="00B25B0F"/>
    <w:rsid w:val="00B26384"/>
    <w:rsid w:val="00B2742A"/>
    <w:rsid w:val="00B276BD"/>
    <w:rsid w:val="00B30C31"/>
    <w:rsid w:val="00B335A2"/>
    <w:rsid w:val="00B33B86"/>
    <w:rsid w:val="00B34B74"/>
    <w:rsid w:val="00B3567E"/>
    <w:rsid w:val="00B36086"/>
    <w:rsid w:val="00B36237"/>
    <w:rsid w:val="00B377B2"/>
    <w:rsid w:val="00B377E3"/>
    <w:rsid w:val="00B37A63"/>
    <w:rsid w:val="00B37FB6"/>
    <w:rsid w:val="00B4007F"/>
    <w:rsid w:val="00B414A6"/>
    <w:rsid w:val="00B42AC8"/>
    <w:rsid w:val="00B43786"/>
    <w:rsid w:val="00B43AED"/>
    <w:rsid w:val="00B45A0C"/>
    <w:rsid w:val="00B45E23"/>
    <w:rsid w:val="00B45EE5"/>
    <w:rsid w:val="00B468FE"/>
    <w:rsid w:val="00B46A6A"/>
    <w:rsid w:val="00B46F10"/>
    <w:rsid w:val="00B46FC6"/>
    <w:rsid w:val="00B472F6"/>
    <w:rsid w:val="00B5065C"/>
    <w:rsid w:val="00B50BC8"/>
    <w:rsid w:val="00B5109D"/>
    <w:rsid w:val="00B520F9"/>
    <w:rsid w:val="00B5242F"/>
    <w:rsid w:val="00B5284A"/>
    <w:rsid w:val="00B53852"/>
    <w:rsid w:val="00B56962"/>
    <w:rsid w:val="00B61B55"/>
    <w:rsid w:val="00B6257C"/>
    <w:rsid w:val="00B63046"/>
    <w:rsid w:val="00B638AD"/>
    <w:rsid w:val="00B63B28"/>
    <w:rsid w:val="00B63D45"/>
    <w:rsid w:val="00B64447"/>
    <w:rsid w:val="00B652FC"/>
    <w:rsid w:val="00B656B2"/>
    <w:rsid w:val="00B65C41"/>
    <w:rsid w:val="00B66254"/>
    <w:rsid w:val="00B66411"/>
    <w:rsid w:val="00B672E2"/>
    <w:rsid w:val="00B67CD1"/>
    <w:rsid w:val="00B713DC"/>
    <w:rsid w:val="00B72D15"/>
    <w:rsid w:val="00B731BB"/>
    <w:rsid w:val="00B73291"/>
    <w:rsid w:val="00B73320"/>
    <w:rsid w:val="00B73F3F"/>
    <w:rsid w:val="00B75F9F"/>
    <w:rsid w:val="00B76259"/>
    <w:rsid w:val="00B76969"/>
    <w:rsid w:val="00B7739A"/>
    <w:rsid w:val="00B779D2"/>
    <w:rsid w:val="00B77E00"/>
    <w:rsid w:val="00B80DE4"/>
    <w:rsid w:val="00B821CD"/>
    <w:rsid w:val="00B8253D"/>
    <w:rsid w:val="00B83568"/>
    <w:rsid w:val="00B8356D"/>
    <w:rsid w:val="00B84394"/>
    <w:rsid w:val="00B84A7C"/>
    <w:rsid w:val="00B85A6F"/>
    <w:rsid w:val="00B8602A"/>
    <w:rsid w:val="00B8736B"/>
    <w:rsid w:val="00B87DCC"/>
    <w:rsid w:val="00B906A7"/>
    <w:rsid w:val="00B90E1F"/>
    <w:rsid w:val="00B91613"/>
    <w:rsid w:val="00B919CD"/>
    <w:rsid w:val="00B946D2"/>
    <w:rsid w:val="00B951A1"/>
    <w:rsid w:val="00B96111"/>
    <w:rsid w:val="00B96EE2"/>
    <w:rsid w:val="00BA0091"/>
    <w:rsid w:val="00BA05BD"/>
    <w:rsid w:val="00BA0623"/>
    <w:rsid w:val="00BA11B3"/>
    <w:rsid w:val="00BA1B28"/>
    <w:rsid w:val="00BA254E"/>
    <w:rsid w:val="00BA336B"/>
    <w:rsid w:val="00BA3879"/>
    <w:rsid w:val="00BA42A2"/>
    <w:rsid w:val="00BA44F8"/>
    <w:rsid w:val="00BA48D0"/>
    <w:rsid w:val="00BA4AE1"/>
    <w:rsid w:val="00BA50DC"/>
    <w:rsid w:val="00BA5614"/>
    <w:rsid w:val="00BA6A47"/>
    <w:rsid w:val="00BA7170"/>
    <w:rsid w:val="00BA7DFE"/>
    <w:rsid w:val="00BB0214"/>
    <w:rsid w:val="00BB02D8"/>
    <w:rsid w:val="00BB0861"/>
    <w:rsid w:val="00BB148D"/>
    <w:rsid w:val="00BB209B"/>
    <w:rsid w:val="00BB2E6E"/>
    <w:rsid w:val="00BB3037"/>
    <w:rsid w:val="00BB3319"/>
    <w:rsid w:val="00BB34FA"/>
    <w:rsid w:val="00BB3767"/>
    <w:rsid w:val="00BB3C6E"/>
    <w:rsid w:val="00BB3DA8"/>
    <w:rsid w:val="00BB7D7F"/>
    <w:rsid w:val="00BC019A"/>
    <w:rsid w:val="00BC024C"/>
    <w:rsid w:val="00BC0B21"/>
    <w:rsid w:val="00BC0C33"/>
    <w:rsid w:val="00BC1536"/>
    <w:rsid w:val="00BC1E3C"/>
    <w:rsid w:val="00BC1E73"/>
    <w:rsid w:val="00BC2078"/>
    <w:rsid w:val="00BC2464"/>
    <w:rsid w:val="00BC2BC5"/>
    <w:rsid w:val="00BC2C6B"/>
    <w:rsid w:val="00BC3422"/>
    <w:rsid w:val="00BC426D"/>
    <w:rsid w:val="00BC4429"/>
    <w:rsid w:val="00BC44EC"/>
    <w:rsid w:val="00BC4599"/>
    <w:rsid w:val="00BC4B99"/>
    <w:rsid w:val="00BC5124"/>
    <w:rsid w:val="00BC7897"/>
    <w:rsid w:val="00BD08AC"/>
    <w:rsid w:val="00BD110B"/>
    <w:rsid w:val="00BD1E32"/>
    <w:rsid w:val="00BD235B"/>
    <w:rsid w:val="00BD2384"/>
    <w:rsid w:val="00BD2770"/>
    <w:rsid w:val="00BD3C7E"/>
    <w:rsid w:val="00BD3D84"/>
    <w:rsid w:val="00BD43C4"/>
    <w:rsid w:val="00BD4720"/>
    <w:rsid w:val="00BD52A0"/>
    <w:rsid w:val="00BD552A"/>
    <w:rsid w:val="00BD563B"/>
    <w:rsid w:val="00BD615A"/>
    <w:rsid w:val="00BD78E9"/>
    <w:rsid w:val="00BE0E21"/>
    <w:rsid w:val="00BE1276"/>
    <w:rsid w:val="00BE1B5F"/>
    <w:rsid w:val="00BE287D"/>
    <w:rsid w:val="00BE3208"/>
    <w:rsid w:val="00BE3B00"/>
    <w:rsid w:val="00BE3D84"/>
    <w:rsid w:val="00BE43BD"/>
    <w:rsid w:val="00BE4CF4"/>
    <w:rsid w:val="00BE4DAC"/>
    <w:rsid w:val="00BE53DD"/>
    <w:rsid w:val="00BE56E1"/>
    <w:rsid w:val="00BE6742"/>
    <w:rsid w:val="00BE75E5"/>
    <w:rsid w:val="00BE7EA4"/>
    <w:rsid w:val="00BF0CD4"/>
    <w:rsid w:val="00BF0F43"/>
    <w:rsid w:val="00BF1DCE"/>
    <w:rsid w:val="00BF2DC7"/>
    <w:rsid w:val="00BF3103"/>
    <w:rsid w:val="00BF33A0"/>
    <w:rsid w:val="00BF4B3B"/>
    <w:rsid w:val="00BF4E96"/>
    <w:rsid w:val="00BF508D"/>
    <w:rsid w:val="00BF69D0"/>
    <w:rsid w:val="00BF69E1"/>
    <w:rsid w:val="00BF6F8C"/>
    <w:rsid w:val="00BF747B"/>
    <w:rsid w:val="00C004BB"/>
    <w:rsid w:val="00C0092C"/>
    <w:rsid w:val="00C01D17"/>
    <w:rsid w:val="00C01FE4"/>
    <w:rsid w:val="00C02D70"/>
    <w:rsid w:val="00C0477F"/>
    <w:rsid w:val="00C05526"/>
    <w:rsid w:val="00C05836"/>
    <w:rsid w:val="00C0735B"/>
    <w:rsid w:val="00C07719"/>
    <w:rsid w:val="00C10E61"/>
    <w:rsid w:val="00C1105A"/>
    <w:rsid w:val="00C119BB"/>
    <w:rsid w:val="00C11D8F"/>
    <w:rsid w:val="00C1246B"/>
    <w:rsid w:val="00C136FC"/>
    <w:rsid w:val="00C13C2F"/>
    <w:rsid w:val="00C13DB5"/>
    <w:rsid w:val="00C14208"/>
    <w:rsid w:val="00C1621A"/>
    <w:rsid w:val="00C16669"/>
    <w:rsid w:val="00C17F91"/>
    <w:rsid w:val="00C2024D"/>
    <w:rsid w:val="00C205BF"/>
    <w:rsid w:val="00C20D5D"/>
    <w:rsid w:val="00C2123F"/>
    <w:rsid w:val="00C22360"/>
    <w:rsid w:val="00C229F8"/>
    <w:rsid w:val="00C22F51"/>
    <w:rsid w:val="00C238BD"/>
    <w:rsid w:val="00C243B6"/>
    <w:rsid w:val="00C24D50"/>
    <w:rsid w:val="00C26116"/>
    <w:rsid w:val="00C261C4"/>
    <w:rsid w:val="00C26E7C"/>
    <w:rsid w:val="00C27329"/>
    <w:rsid w:val="00C30BF7"/>
    <w:rsid w:val="00C30F92"/>
    <w:rsid w:val="00C315AD"/>
    <w:rsid w:val="00C31657"/>
    <w:rsid w:val="00C318A1"/>
    <w:rsid w:val="00C31BDF"/>
    <w:rsid w:val="00C32322"/>
    <w:rsid w:val="00C33F39"/>
    <w:rsid w:val="00C347A9"/>
    <w:rsid w:val="00C35D12"/>
    <w:rsid w:val="00C35D81"/>
    <w:rsid w:val="00C36D06"/>
    <w:rsid w:val="00C40518"/>
    <w:rsid w:val="00C40979"/>
    <w:rsid w:val="00C40A62"/>
    <w:rsid w:val="00C41568"/>
    <w:rsid w:val="00C4164A"/>
    <w:rsid w:val="00C41D55"/>
    <w:rsid w:val="00C42575"/>
    <w:rsid w:val="00C42B9F"/>
    <w:rsid w:val="00C436A0"/>
    <w:rsid w:val="00C4398E"/>
    <w:rsid w:val="00C43C1C"/>
    <w:rsid w:val="00C44780"/>
    <w:rsid w:val="00C4520B"/>
    <w:rsid w:val="00C453BB"/>
    <w:rsid w:val="00C45983"/>
    <w:rsid w:val="00C45ACB"/>
    <w:rsid w:val="00C46E42"/>
    <w:rsid w:val="00C47623"/>
    <w:rsid w:val="00C47813"/>
    <w:rsid w:val="00C47C8D"/>
    <w:rsid w:val="00C507E8"/>
    <w:rsid w:val="00C50AF1"/>
    <w:rsid w:val="00C51135"/>
    <w:rsid w:val="00C5115D"/>
    <w:rsid w:val="00C52E87"/>
    <w:rsid w:val="00C5348A"/>
    <w:rsid w:val="00C5350A"/>
    <w:rsid w:val="00C53AD7"/>
    <w:rsid w:val="00C53FC1"/>
    <w:rsid w:val="00C55A55"/>
    <w:rsid w:val="00C57744"/>
    <w:rsid w:val="00C57A0F"/>
    <w:rsid w:val="00C57A53"/>
    <w:rsid w:val="00C6094D"/>
    <w:rsid w:val="00C61611"/>
    <w:rsid w:val="00C61DD0"/>
    <w:rsid w:val="00C6211B"/>
    <w:rsid w:val="00C624D2"/>
    <w:rsid w:val="00C6301E"/>
    <w:rsid w:val="00C630C2"/>
    <w:rsid w:val="00C63589"/>
    <w:rsid w:val="00C63F4A"/>
    <w:rsid w:val="00C64359"/>
    <w:rsid w:val="00C64643"/>
    <w:rsid w:val="00C64963"/>
    <w:rsid w:val="00C65E53"/>
    <w:rsid w:val="00C70A29"/>
    <w:rsid w:val="00C70B53"/>
    <w:rsid w:val="00C70E13"/>
    <w:rsid w:val="00C71E93"/>
    <w:rsid w:val="00C71FCA"/>
    <w:rsid w:val="00C730E9"/>
    <w:rsid w:val="00C73969"/>
    <w:rsid w:val="00C73B70"/>
    <w:rsid w:val="00C74AFF"/>
    <w:rsid w:val="00C74FF7"/>
    <w:rsid w:val="00C7540F"/>
    <w:rsid w:val="00C76508"/>
    <w:rsid w:val="00C76EB9"/>
    <w:rsid w:val="00C77964"/>
    <w:rsid w:val="00C806E7"/>
    <w:rsid w:val="00C80C25"/>
    <w:rsid w:val="00C80FDC"/>
    <w:rsid w:val="00C82F5B"/>
    <w:rsid w:val="00C843BA"/>
    <w:rsid w:val="00C84635"/>
    <w:rsid w:val="00C85249"/>
    <w:rsid w:val="00C8582D"/>
    <w:rsid w:val="00C864A4"/>
    <w:rsid w:val="00C864F8"/>
    <w:rsid w:val="00C87074"/>
    <w:rsid w:val="00C8726B"/>
    <w:rsid w:val="00C874CE"/>
    <w:rsid w:val="00C90A03"/>
    <w:rsid w:val="00C90BD9"/>
    <w:rsid w:val="00C91749"/>
    <w:rsid w:val="00C92B84"/>
    <w:rsid w:val="00C9386A"/>
    <w:rsid w:val="00C94683"/>
    <w:rsid w:val="00C94934"/>
    <w:rsid w:val="00C954CE"/>
    <w:rsid w:val="00C96716"/>
    <w:rsid w:val="00C96F33"/>
    <w:rsid w:val="00C96FED"/>
    <w:rsid w:val="00CA0517"/>
    <w:rsid w:val="00CA0D48"/>
    <w:rsid w:val="00CA1074"/>
    <w:rsid w:val="00CA15FD"/>
    <w:rsid w:val="00CA1BC0"/>
    <w:rsid w:val="00CA2071"/>
    <w:rsid w:val="00CA25C2"/>
    <w:rsid w:val="00CA2B11"/>
    <w:rsid w:val="00CA426D"/>
    <w:rsid w:val="00CA4913"/>
    <w:rsid w:val="00CA507F"/>
    <w:rsid w:val="00CA5552"/>
    <w:rsid w:val="00CA609E"/>
    <w:rsid w:val="00CA7633"/>
    <w:rsid w:val="00CA79AB"/>
    <w:rsid w:val="00CB032F"/>
    <w:rsid w:val="00CB0BF5"/>
    <w:rsid w:val="00CB0EB3"/>
    <w:rsid w:val="00CB132F"/>
    <w:rsid w:val="00CB146F"/>
    <w:rsid w:val="00CB1E44"/>
    <w:rsid w:val="00CB261E"/>
    <w:rsid w:val="00CB2F0C"/>
    <w:rsid w:val="00CB3514"/>
    <w:rsid w:val="00CB3E93"/>
    <w:rsid w:val="00CB3F79"/>
    <w:rsid w:val="00CB4394"/>
    <w:rsid w:val="00CB4879"/>
    <w:rsid w:val="00CB5298"/>
    <w:rsid w:val="00CB5C26"/>
    <w:rsid w:val="00CB6A6A"/>
    <w:rsid w:val="00CB71E2"/>
    <w:rsid w:val="00CB76A5"/>
    <w:rsid w:val="00CB77E9"/>
    <w:rsid w:val="00CB79C3"/>
    <w:rsid w:val="00CB7B3B"/>
    <w:rsid w:val="00CB7FDA"/>
    <w:rsid w:val="00CC0309"/>
    <w:rsid w:val="00CC0B48"/>
    <w:rsid w:val="00CC1C5C"/>
    <w:rsid w:val="00CC1FE9"/>
    <w:rsid w:val="00CC26CF"/>
    <w:rsid w:val="00CC3DBE"/>
    <w:rsid w:val="00CC3EAC"/>
    <w:rsid w:val="00CC5294"/>
    <w:rsid w:val="00CC5476"/>
    <w:rsid w:val="00CC6892"/>
    <w:rsid w:val="00CC7559"/>
    <w:rsid w:val="00CC7CEB"/>
    <w:rsid w:val="00CD01A1"/>
    <w:rsid w:val="00CD1494"/>
    <w:rsid w:val="00CD1FA1"/>
    <w:rsid w:val="00CD26DA"/>
    <w:rsid w:val="00CD36BE"/>
    <w:rsid w:val="00CD3CCF"/>
    <w:rsid w:val="00CD460E"/>
    <w:rsid w:val="00CD4D0A"/>
    <w:rsid w:val="00CD4DAF"/>
    <w:rsid w:val="00CD5ED9"/>
    <w:rsid w:val="00CD6257"/>
    <w:rsid w:val="00CD6874"/>
    <w:rsid w:val="00CD7075"/>
    <w:rsid w:val="00CD7E80"/>
    <w:rsid w:val="00CE02AD"/>
    <w:rsid w:val="00CE177D"/>
    <w:rsid w:val="00CE2884"/>
    <w:rsid w:val="00CE2912"/>
    <w:rsid w:val="00CE31B4"/>
    <w:rsid w:val="00CE3D7D"/>
    <w:rsid w:val="00CE4ED9"/>
    <w:rsid w:val="00CE585A"/>
    <w:rsid w:val="00CE6086"/>
    <w:rsid w:val="00CE6943"/>
    <w:rsid w:val="00CE6F55"/>
    <w:rsid w:val="00CE75E3"/>
    <w:rsid w:val="00CE79C2"/>
    <w:rsid w:val="00CF0064"/>
    <w:rsid w:val="00CF03F7"/>
    <w:rsid w:val="00CF0CE3"/>
    <w:rsid w:val="00CF0D60"/>
    <w:rsid w:val="00CF0F15"/>
    <w:rsid w:val="00CF10B2"/>
    <w:rsid w:val="00CF12F6"/>
    <w:rsid w:val="00CF207B"/>
    <w:rsid w:val="00CF20AE"/>
    <w:rsid w:val="00CF255A"/>
    <w:rsid w:val="00CF2B53"/>
    <w:rsid w:val="00CF308C"/>
    <w:rsid w:val="00CF36AA"/>
    <w:rsid w:val="00CF4550"/>
    <w:rsid w:val="00CF47F4"/>
    <w:rsid w:val="00CF4A20"/>
    <w:rsid w:val="00CF562E"/>
    <w:rsid w:val="00CF6C0B"/>
    <w:rsid w:val="00CF7408"/>
    <w:rsid w:val="00CF76F6"/>
    <w:rsid w:val="00CF779B"/>
    <w:rsid w:val="00CF7A30"/>
    <w:rsid w:val="00CF7B34"/>
    <w:rsid w:val="00CF7E66"/>
    <w:rsid w:val="00D00042"/>
    <w:rsid w:val="00D0191C"/>
    <w:rsid w:val="00D01A99"/>
    <w:rsid w:val="00D0229C"/>
    <w:rsid w:val="00D02AAC"/>
    <w:rsid w:val="00D02E6A"/>
    <w:rsid w:val="00D02EA9"/>
    <w:rsid w:val="00D03B0D"/>
    <w:rsid w:val="00D043B0"/>
    <w:rsid w:val="00D04E26"/>
    <w:rsid w:val="00D05361"/>
    <w:rsid w:val="00D0591B"/>
    <w:rsid w:val="00D0647E"/>
    <w:rsid w:val="00D06A02"/>
    <w:rsid w:val="00D07E0E"/>
    <w:rsid w:val="00D11185"/>
    <w:rsid w:val="00D11B54"/>
    <w:rsid w:val="00D11CCE"/>
    <w:rsid w:val="00D11F99"/>
    <w:rsid w:val="00D13520"/>
    <w:rsid w:val="00D13BFB"/>
    <w:rsid w:val="00D141C5"/>
    <w:rsid w:val="00D1464D"/>
    <w:rsid w:val="00D14E76"/>
    <w:rsid w:val="00D15C5A"/>
    <w:rsid w:val="00D1637F"/>
    <w:rsid w:val="00D169F0"/>
    <w:rsid w:val="00D16D12"/>
    <w:rsid w:val="00D17165"/>
    <w:rsid w:val="00D17919"/>
    <w:rsid w:val="00D206A0"/>
    <w:rsid w:val="00D2077F"/>
    <w:rsid w:val="00D222B0"/>
    <w:rsid w:val="00D22E31"/>
    <w:rsid w:val="00D239C0"/>
    <w:rsid w:val="00D23C09"/>
    <w:rsid w:val="00D24926"/>
    <w:rsid w:val="00D24A1D"/>
    <w:rsid w:val="00D25267"/>
    <w:rsid w:val="00D256A1"/>
    <w:rsid w:val="00D26F4B"/>
    <w:rsid w:val="00D27506"/>
    <w:rsid w:val="00D302C7"/>
    <w:rsid w:val="00D30870"/>
    <w:rsid w:val="00D314EC"/>
    <w:rsid w:val="00D32C95"/>
    <w:rsid w:val="00D3338B"/>
    <w:rsid w:val="00D33A2A"/>
    <w:rsid w:val="00D33B98"/>
    <w:rsid w:val="00D33EF8"/>
    <w:rsid w:val="00D33F1E"/>
    <w:rsid w:val="00D34349"/>
    <w:rsid w:val="00D34351"/>
    <w:rsid w:val="00D34DF0"/>
    <w:rsid w:val="00D352CE"/>
    <w:rsid w:val="00D3546A"/>
    <w:rsid w:val="00D35599"/>
    <w:rsid w:val="00D35E7B"/>
    <w:rsid w:val="00D406B3"/>
    <w:rsid w:val="00D41720"/>
    <w:rsid w:val="00D419DD"/>
    <w:rsid w:val="00D41E4D"/>
    <w:rsid w:val="00D41FE1"/>
    <w:rsid w:val="00D42043"/>
    <w:rsid w:val="00D43271"/>
    <w:rsid w:val="00D43E51"/>
    <w:rsid w:val="00D43F32"/>
    <w:rsid w:val="00D44736"/>
    <w:rsid w:val="00D44757"/>
    <w:rsid w:val="00D44A3B"/>
    <w:rsid w:val="00D4560F"/>
    <w:rsid w:val="00D45B1C"/>
    <w:rsid w:val="00D45FC7"/>
    <w:rsid w:val="00D46081"/>
    <w:rsid w:val="00D4661A"/>
    <w:rsid w:val="00D47077"/>
    <w:rsid w:val="00D47822"/>
    <w:rsid w:val="00D47896"/>
    <w:rsid w:val="00D50328"/>
    <w:rsid w:val="00D50BDA"/>
    <w:rsid w:val="00D52CD6"/>
    <w:rsid w:val="00D52FAC"/>
    <w:rsid w:val="00D540E9"/>
    <w:rsid w:val="00D54292"/>
    <w:rsid w:val="00D547E3"/>
    <w:rsid w:val="00D54831"/>
    <w:rsid w:val="00D55175"/>
    <w:rsid w:val="00D55409"/>
    <w:rsid w:val="00D555ED"/>
    <w:rsid w:val="00D563E1"/>
    <w:rsid w:val="00D56BB7"/>
    <w:rsid w:val="00D572B0"/>
    <w:rsid w:val="00D57539"/>
    <w:rsid w:val="00D609B2"/>
    <w:rsid w:val="00D61029"/>
    <w:rsid w:val="00D62574"/>
    <w:rsid w:val="00D6265C"/>
    <w:rsid w:val="00D6290D"/>
    <w:rsid w:val="00D63164"/>
    <w:rsid w:val="00D6348D"/>
    <w:rsid w:val="00D63A60"/>
    <w:rsid w:val="00D64987"/>
    <w:rsid w:val="00D64EB2"/>
    <w:rsid w:val="00D65194"/>
    <w:rsid w:val="00D66A9F"/>
    <w:rsid w:val="00D6738A"/>
    <w:rsid w:val="00D705CF"/>
    <w:rsid w:val="00D70AD2"/>
    <w:rsid w:val="00D716B3"/>
    <w:rsid w:val="00D71864"/>
    <w:rsid w:val="00D737AA"/>
    <w:rsid w:val="00D75403"/>
    <w:rsid w:val="00D75BEC"/>
    <w:rsid w:val="00D75F5F"/>
    <w:rsid w:val="00D76657"/>
    <w:rsid w:val="00D77083"/>
    <w:rsid w:val="00D77545"/>
    <w:rsid w:val="00D779B3"/>
    <w:rsid w:val="00D77AE2"/>
    <w:rsid w:val="00D77AE5"/>
    <w:rsid w:val="00D80034"/>
    <w:rsid w:val="00D80063"/>
    <w:rsid w:val="00D8039A"/>
    <w:rsid w:val="00D805F5"/>
    <w:rsid w:val="00D807C8"/>
    <w:rsid w:val="00D80C79"/>
    <w:rsid w:val="00D829CD"/>
    <w:rsid w:val="00D83811"/>
    <w:rsid w:val="00D8396C"/>
    <w:rsid w:val="00D84149"/>
    <w:rsid w:val="00D8441E"/>
    <w:rsid w:val="00D849BD"/>
    <w:rsid w:val="00D87A77"/>
    <w:rsid w:val="00D87BB1"/>
    <w:rsid w:val="00D9001E"/>
    <w:rsid w:val="00D90A68"/>
    <w:rsid w:val="00D90CBA"/>
    <w:rsid w:val="00D91077"/>
    <w:rsid w:val="00D910A1"/>
    <w:rsid w:val="00D9115C"/>
    <w:rsid w:val="00D91DCC"/>
    <w:rsid w:val="00D92665"/>
    <w:rsid w:val="00D92853"/>
    <w:rsid w:val="00D92DC1"/>
    <w:rsid w:val="00D935DA"/>
    <w:rsid w:val="00D93A07"/>
    <w:rsid w:val="00D93ACE"/>
    <w:rsid w:val="00D93CF2"/>
    <w:rsid w:val="00D95271"/>
    <w:rsid w:val="00D95369"/>
    <w:rsid w:val="00D96141"/>
    <w:rsid w:val="00D96754"/>
    <w:rsid w:val="00DA167C"/>
    <w:rsid w:val="00DA18D7"/>
    <w:rsid w:val="00DA2D74"/>
    <w:rsid w:val="00DA313B"/>
    <w:rsid w:val="00DA33F2"/>
    <w:rsid w:val="00DA4C2E"/>
    <w:rsid w:val="00DA506F"/>
    <w:rsid w:val="00DA5B5D"/>
    <w:rsid w:val="00DA7F56"/>
    <w:rsid w:val="00DB0112"/>
    <w:rsid w:val="00DB0FF2"/>
    <w:rsid w:val="00DB18BD"/>
    <w:rsid w:val="00DB20E7"/>
    <w:rsid w:val="00DB2621"/>
    <w:rsid w:val="00DB278B"/>
    <w:rsid w:val="00DB3278"/>
    <w:rsid w:val="00DB373B"/>
    <w:rsid w:val="00DB3DDD"/>
    <w:rsid w:val="00DB3EF0"/>
    <w:rsid w:val="00DB4CE0"/>
    <w:rsid w:val="00DB5103"/>
    <w:rsid w:val="00DB52A4"/>
    <w:rsid w:val="00DB5DB6"/>
    <w:rsid w:val="00DB66EB"/>
    <w:rsid w:val="00DB7362"/>
    <w:rsid w:val="00DB7BBE"/>
    <w:rsid w:val="00DB7F7D"/>
    <w:rsid w:val="00DC072D"/>
    <w:rsid w:val="00DC0EEC"/>
    <w:rsid w:val="00DC10A3"/>
    <w:rsid w:val="00DC246C"/>
    <w:rsid w:val="00DC27A0"/>
    <w:rsid w:val="00DC3173"/>
    <w:rsid w:val="00DC33D4"/>
    <w:rsid w:val="00DC37C5"/>
    <w:rsid w:val="00DC451C"/>
    <w:rsid w:val="00DC58C1"/>
    <w:rsid w:val="00DC5E5B"/>
    <w:rsid w:val="00DC71E1"/>
    <w:rsid w:val="00DC72B1"/>
    <w:rsid w:val="00DD1443"/>
    <w:rsid w:val="00DD1E57"/>
    <w:rsid w:val="00DD2442"/>
    <w:rsid w:val="00DD3B56"/>
    <w:rsid w:val="00DD5127"/>
    <w:rsid w:val="00DD524B"/>
    <w:rsid w:val="00DD5A6B"/>
    <w:rsid w:val="00DD6A6A"/>
    <w:rsid w:val="00DD74C8"/>
    <w:rsid w:val="00DD7AA0"/>
    <w:rsid w:val="00DD7BE7"/>
    <w:rsid w:val="00DE08CF"/>
    <w:rsid w:val="00DE1B36"/>
    <w:rsid w:val="00DE1D61"/>
    <w:rsid w:val="00DE390B"/>
    <w:rsid w:val="00DE60D2"/>
    <w:rsid w:val="00DE6161"/>
    <w:rsid w:val="00DE6FB4"/>
    <w:rsid w:val="00DE7A89"/>
    <w:rsid w:val="00DF11FB"/>
    <w:rsid w:val="00DF146C"/>
    <w:rsid w:val="00DF20BA"/>
    <w:rsid w:val="00DF21FE"/>
    <w:rsid w:val="00DF45D5"/>
    <w:rsid w:val="00DF4988"/>
    <w:rsid w:val="00DF56B5"/>
    <w:rsid w:val="00DF674E"/>
    <w:rsid w:val="00DF7BE3"/>
    <w:rsid w:val="00E001DA"/>
    <w:rsid w:val="00E00408"/>
    <w:rsid w:val="00E01055"/>
    <w:rsid w:val="00E011C1"/>
    <w:rsid w:val="00E0121C"/>
    <w:rsid w:val="00E01916"/>
    <w:rsid w:val="00E020AA"/>
    <w:rsid w:val="00E02DD5"/>
    <w:rsid w:val="00E0319D"/>
    <w:rsid w:val="00E03294"/>
    <w:rsid w:val="00E03B17"/>
    <w:rsid w:val="00E03B8C"/>
    <w:rsid w:val="00E03D3C"/>
    <w:rsid w:val="00E04424"/>
    <w:rsid w:val="00E045E9"/>
    <w:rsid w:val="00E052BC"/>
    <w:rsid w:val="00E068B9"/>
    <w:rsid w:val="00E07676"/>
    <w:rsid w:val="00E107AF"/>
    <w:rsid w:val="00E11113"/>
    <w:rsid w:val="00E11380"/>
    <w:rsid w:val="00E11D42"/>
    <w:rsid w:val="00E12ADC"/>
    <w:rsid w:val="00E12C01"/>
    <w:rsid w:val="00E138C0"/>
    <w:rsid w:val="00E13C7A"/>
    <w:rsid w:val="00E143F1"/>
    <w:rsid w:val="00E15D65"/>
    <w:rsid w:val="00E179C2"/>
    <w:rsid w:val="00E17CB1"/>
    <w:rsid w:val="00E20859"/>
    <w:rsid w:val="00E217C9"/>
    <w:rsid w:val="00E22AEA"/>
    <w:rsid w:val="00E23F04"/>
    <w:rsid w:val="00E2414F"/>
    <w:rsid w:val="00E26938"/>
    <w:rsid w:val="00E2781D"/>
    <w:rsid w:val="00E308FE"/>
    <w:rsid w:val="00E309FC"/>
    <w:rsid w:val="00E311C7"/>
    <w:rsid w:val="00E3135E"/>
    <w:rsid w:val="00E31F52"/>
    <w:rsid w:val="00E32DC3"/>
    <w:rsid w:val="00E33C5D"/>
    <w:rsid w:val="00E34AFC"/>
    <w:rsid w:val="00E35141"/>
    <w:rsid w:val="00E354CB"/>
    <w:rsid w:val="00E357EB"/>
    <w:rsid w:val="00E36195"/>
    <w:rsid w:val="00E36599"/>
    <w:rsid w:val="00E366A3"/>
    <w:rsid w:val="00E368C4"/>
    <w:rsid w:val="00E36CE0"/>
    <w:rsid w:val="00E370B7"/>
    <w:rsid w:val="00E402F7"/>
    <w:rsid w:val="00E40B0E"/>
    <w:rsid w:val="00E40EAF"/>
    <w:rsid w:val="00E41294"/>
    <w:rsid w:val="00E416D0"/>
    <w:rsid w:val="00E41B0D"/>
    <w:rsid w:val="00E4249C"/>
    <w:rsid w:val="00E42795"/>
    <w:rsid w:val="00E43ED0"/>
    <w:rsid w:val="00E4492D"/>
    <w:rsid w:val="00E476DF"/>
    <w:rsid w:val="00E47B98"/>
    <w:rsid w:val="00E502B3"/>
    <w:rsid w:val="00E50384"/>
    <w:rsid w:val="00E50CED"/>
    <w:rsid w:val="00E50DE5"/>
    <w:rsid w:val="00E512E7"/>
    <w:rsid w:val="00E51D65"/>
    <w:rsid w:val="00E528C9"/>
    <w:rsid w:val="00E53F75"/>
    <w:rsid w:val="00E55165"/>
    <w:rsid w:val="00E609BE"/>
    <w:rsid w:val="00E60D25"/>
    <w:rsid w:val="00E620BB"/>
    <w:rsid w:val="00E621EB"/>
    <w:rsid w:val="00E62415"/>
    <w:rsid w:val="00E62AE3"/>
    <w:rsid w:val="00E62AF1"/>
    <w:rsid w:val="00E62CD6"/>
    <w:rsid w:val="00E64125"/>
    <w:rsid w:val="00E65108"/>
    <w:rsid w:val="00E6600B"/>
    <w:rsid w:val="00E66AB4"/>
    <w:rsid w:val="00E6761A"/>
    <w:rsid w:val="00E676CB"/>
    <w:rsid w:val="00E7025E"/>
    <w:rsid w:val="00E70D19"/>
    <w:rsid w:val="00E713B2"/>
    <w:rsid w:val="00E72A7D"/>
    <w:rsid w:val="00E74504"/>
    <w:rsid w:val="00E74610"/>
    <w:rsid w:val="00E74A9D"/>
    <w:rsid w:val="00E752A1"/>
    <w:rsid w:val="00E7600A"/>
    <w:rsid w:val="00E761FF"/>
    <w:rsid w:val="00E76C55"/>
    <w:rsid w:val="00E8067B"/>
    <w:rsid w:val="00E80D6E"/>
    <w:rsid w:val="00E80FF2"/>
    <w:rsid w:val="00E81E0C"/>
    <w:rsid w:val="00E81E75"/>
    <w:rsid w:val="00E82550"/>
    <w:rsid w:val="00E82BD2"/>
    <w:rsid w:val="00E82E30"/>
    <w:rsid w:val="00E830B6"/>
    <w:rsid w:val="00E83F9C"/>
    <w:rsid w:val="00E84055"/>
    <w:rsid w:val="00E840EE"/>
    <w:rsid w:val="00E85971"/>
    <w:rsid w:val="00E86185"/>
    <w:rsid w:val="00E866B6"/>
    <w:rsid w:val="00E87D9C"/>
    <w:rsid w:val="00E903C0"/>
    <w:rsid w:val="00E90681"/>
    <w:rsid w:val="00E910A9"/>
    <w:rsid w:val="00E91ABF"/>
    <w:rsid w:val="00E92033"/>
    <w:rsid w:val="00E927EF"/>
    <w:rsid w:val="00E92D33"/>
    <w:rsid w:val="00E92DA6"/>
    <w:rsid w:val="00E9338A"/>
    <w:rsid w:val="00E95CBE"/>
    <w:rsid w:val="00E95D09"/>
    <w:rsid w:val="00E965A7"/>
    <w:rsid w:val="00E97322"/>
    <w:rsid w:val="00E978B6"/>
    <w:rsid w:val="00EA01CE"/>
    <w:rsid w:val="00EA029F"/>
    <w:rsid w:val="00EA0578"/>
    <w:rsid w:val="00EA0B08"/>
    <w:rsid w:val="00EA0EFE"/>
    <w:rsid w:val="00EA1357"/>
    <w:rsid w:val="00EA329F"/>
    <w:rsid w:val="00EA38D1"/>
    <w:rsid w:val="00EA3A7E"/>
    <w:rsid w:val="00EA3F18"/>
    <w:rsid w:val="00EA4185"/>
    <w:rsid w:val="00EA420A"/>
    <w:rsid w:val="00EA4476"/>
    <w:rsid w:val="00EA47C4"/>
    <w:rsid w:val="00EA5AE4"/>
    <w:rsid w:val="00EA6CD6"/>
    <w:rsid w:val="00EB0AB2"/>
    <w:rsid w:val="00EB10B5"/>
    <w:rsid w:val="00EB10DC"/>
    <w:rsid w:val="00EB1DF5"/>
    <w:rsid w:val="00EB5135"/>
    <w:rsid w:val="00EB5F83"/>
    <w:rsid w:val="00EB60CC"/>
    <w:rsid w:val="00EB617A"/>
    <w:rsid w:val="00EB6C55"/>
    <w:rsid w:val="00EB773D"/>
    <w:rsid w:val="00EC08DA"/>
    <w:rsid w:val="00EC1359"/>
    <w:rsid w:val="00EC39E8"/>
    <w:rsid w:val="00EC4BC1"/>
    <w:rsid w:val="00EC511C"/>
    <w:rsid w:val="00EC5996"/>
    <w:rsid w:val="00EC66B7"/>
    <w:rsid w:val="00EC6BD4"/>
    <w:rsid w:val="00EC6C7B"/>
    <w:rsid w:val="00EC79AB"/>
    <w:rsid w:val="00EC7F65"/>
    <w:rsid w:val="00ED023C"/>
    <w:rsid w:val="00ED027F"/>
    <w:rsid w:val="00ED0318"/>
    <w:rsid w:val="00ED0B28"/>
    <w:rsid w:val="00ED205F"/>
    <w:rsid w:val="00ED25F1"/>
    <w:rsid w:val="00ED2B01"/>
    <w:rsid w:val="00ED368E"/>
    <w:rsid w:val="00ED489F"/>
    <w:rsid w:val="00ED5584"/>
    <w:rsid w:val="00ED5716"/>
    <w:rsid w:val="00ED5AA6"/>
    <w:rsid w:val="00ED5B26"/>
    <w:rsid w:val="00ED5D79"/>
    <w:rsid w:val="00ED6CD2"/>
    <w:rsid w:val="00ED7B4B"/>
    <w:rsid w:val="00EE0E24"/>
    <w:rsid w:val="00EE125C"/>
    <w:rsid w:val="00EE1C6A"/>
    <w:rsid w:val="00EE1C8A"/>
    <w:rsid w:val="00EE22D8"/>
    <w:rsid w:val="00EE2D35"/>
    <w:rsid w:val="00EE467B"/>
    <w:rsid w:val="00EE5844"/>
    <w:rsid w:val="00EE590C"/>
    <w:rsid w:val="00EE6B66"/>
    <w:rsid w:val="00EE6EAB"/>
    <w:rsid w:val="00EE7BBD"/>
    <w:rsid w:val="00EE7BF5"/>
    <w:rsid w:val="00EE7FC6"/>
    <w:rsid w:val="00EF0125"/>
    <w:rsid w:val="00EF19EE"/>
    <w:rsid w:val="00EF2492"/>
    <w:rsid w:val="00EF24A5"/>
    <w:rsid w:val="00EF30EE"/>
    <w:rsid w:val="00EF3734"/>
    <w:rsid w:val="00EF3F42"/>
    <w:rsid w:val="00EF4744"/>
    <w:rsid w:val="00EF4BD3"/>
    <w:rsid w:val="00EF50A0"/>
    <w:rsid w:val="00EF5688"/>
    <w:rsid w:val="00EF56CF"/>
    <w:rsid w:val="00EF5A78"/>
    <w:rsid w:val="00EF5CFB"/>
    <w:rsid w:val="00EF6129"/>
    <w:rsid w:val="00EF6304"/>
    <w:rsid w:val="00EF672B"/>
    <w:rsid w:val="00EF6801"/>
    <w:rsid w:val="00EF6BBF"/>
    <w:rsid w:val="00EF71B9"/>
    <w:rsid w:val="00F0202E"/>
    <w:rsid w:val="00F03FB8"/>
    <w:rsid w:val="00F04746"/>
    <w:rsid w:val="00F06048"/>
    <w:rsid w:val="00F063A5"/>
    <w:rsid w:val="00F06928"/>
    <w:rsid w:val="00F07DC4"/>
    <w:rsid w:val="00F07E6B"/>
    <w:rsid w:val="00F1389B"/>
    <w:rsid w:val="00F13E73"/>
    <w:rsid w:val="00F151D0"/>
    <w:rsid w:val="00F164C9"/>
    <w:rsid w:val="00F16A9D"/>
    <w:rsid w:val="00F16E39"/>
    <w:rsid w:val="00F207E2"/>
    <w:rsid w:val="00F21304"/>
    <w:rsid w:val="00F21C0D"/>
    <w:rsid w:val="00F22761"/>
    <w:rsid w:val="00F22E23"/>
    <w:rsid w:val="00F24001"/>
    <w:rsid w:val="00F27592"/>
    <w:rsid w:val="00F27E7B"/>
    <w:rsid w:val="00F304AC"/>
    <w:rsid w:val="00F30955"/>
    <w:rsid w:val="00F30BD0"/>
    <w:rsid w:val="00F30ED4"/>
    <w:rsid w:val="00F317F7"/>
    <w:rsid w:val="00F31907"/>
    <w:rsid w:val="00F32959"/>
    <w:rsid w:val="00F32ED2"/>
    <w:rsid w:val="00F34115"/>
    <w:rsid w:val="00F3470D"/>
    <w:rsid w:val="00F34FAF"/>
    <w:rsid w:val="00F35439"/>
    <w:rsid w:val="00F359C8"/>
    <w:rsid w:val="00F35BCE"/>
    <w:rsid w:val="00F35E1D"/>
    <w:rsid w:val="00F36ADB"/>
    <w:rsid w:val="00F37281"/>
    <w:rsid w:val="00F3736E"/>
    <w:rsid w:val="00F40679"/>
    <w:rsid w:val="00F408C5"/>
    <w:rsid w:val="00F40989"/>
    <w:rsid w:val="00F41201"/>
    <w:rsid w:val="00F417EF"/>
    <w:rsid w:val="00F42AAD"/>
    <w:rsid w:val="00F448B5"/>
    <w:rsid w:val="00F46B88"/>
    <w:rsid w:val="00F47AB8"/>
    <w:rsid w:val="00F505D9"/>
    <w:rsid w:val="00F50E11"/>
    <w:rsid w:val="00F50E27"/>
    <w:rsid w:val="00F51F32"/>
    <w:rsid w:val="00F54612"/>
    <w:rsid w:val="00F55357"/>
    <w:rsid w:val="00F55BFC"/>
    <w:rsid w:val="00F5666D"/>
    <w:rsid w:val="00F56FAD"/>
    <w:rsid w:val="00F57A46"/>
    <w:rsid w:val="00F57D34"/>
    <w:rsid w:val="00F57E9E"/>
    <w:rsid w:val="00F57F30"/>
    <w:rsid w:val="00F63170"/>
    <w:rsid w:val="00F631FC"/>
    <w:rsid w:val="00F6369C"/>
    <w:rsid w:val="00F638AE"/>
    <w:rsid w:val="00F64CCE"/>
    <w:rsid w:val="00F65601"/>
    <w:rsid w:val="00F66410"/>
    <w:rsid w:val="00F66B04"/>
    <w:rsid w:val="00F66FF5"/>
    <w:rsid w:val="00F70009"/>
    <w:rsid w:val="00F70AAE"/>
    <w:rsid w:val="00F70AB5"/>
    <w:rsid w:val="00F70F2B"/>
    <w:rsid w:val="00F70F78"/>
    <w:rsid w:val="00F710C5"/>
    <w:rsid w:val="00F730FA"/>
    <w:rsid w:val="00F73F7C"/>
    <w:rsid w:val="00F74D20"/>
    <w:rsid w:val="00F75DB4"/>
    <w:rsid w:val="00F75DDB"/>
    <w:rsid w:val="00F75FC3"/>
    <w:rsid w:val="00F762D5"/>
    <w:rsid w:val="00F76F35"/>
    <w:rsid w:val="00F773E8"/>
    <w:rsid w:val="00F7750D"/>
    <w:rsid w:val="00F803C2"/>
    <w:rsid w:val="00F811D5"/>
    <w:rsid w:val="00F813E7"/>
    <w:rsid w:val="00F819F8"/>
    <w:rsid w:val="00F81CD4"/>
    <w:rsid w:val="00F83361"/>
    <w:rsid w:val="00F834FB"/>
    <w:rsid w:val="00F85B53"/>
    <w:rsid w:val="00F85E9E"/>
    <w:rsid w:val="00F86247"/>
    <w:rsid w:val="00F864FC"/>
    <w:rsid w:val="00F86F9B"/>
    <w:rsid w:val="00F906E2"/>
    <w:rsid w:val="00F915A2"/>
    <w:rsid w:val="00F92180"/>
    <w:rsid w:val="00F921E0"/>
    <w:rsid w:val="00F922BD"/>
    <w:rsid w:val="00F9254E"/>
    <w:rsid w:val="00F93FDD"/>
    <w:rsid w:val="00F94969"/>
    <w:rsid w:val="00F94A40"/>
    <w:rsid w:val="00F96510"/>
    <w:rsid w:val="00F966AA"/>
    <w:rsid w:val="00F96C6D"/>
    <w:rsid w:val="00F973DE"/>
    <w:rsid w:val="00F97516"/>
    <w:rsid w:val="00F978C4"/>
    <w:rsid w:val="00FA0069"/>
    <w:rsid w:val="00FA0B9A"/>
    <w:rsid w:val="00FA46F5"/>
    <w:rsid w:val="00FA4800"/>
    <w:rsid w:val="00FA4C0C"/>
    <w:rsid w:val="00FA67AB"/>
    <w:rsid w:val="00FA742C"/>
    <w:rsid w:val="00FA7724"/>
    <w:rsid w:val="00FB11BF"/>
    <w:rsid w:val="00FB1353"/>
    <w:rsid w:val="00FB1387"/>
    <w:rsid w:val="00FB1783"/>
    <w:rsid w:val="00FB1F9D"/>
    <w:rsid w:val="00FB24A2"/>
    <w:rsid w:val="00FB2B0E"/>
    <w:rsid w:val="00FB337E"/>
    <w:rsid w:val="00FB36E5"/>
    <w:rsid w:val="00FB379E"/>
    <w:rsid w:val="00FB3BE8"/>
    <w:rsid w:val="00FB5518"/>
    <w:rsid w:val="00FB59AA"/>
    <w:rsid w:val="00FB65B7"/>
    <w:rsid w:val="00FB77EB"/>
    <w:rsid w:val="00FC01EE"/>
    <w:rsid w:val="00FC01F9"/>
    <w:rsid w:val="00FC10F5"/>
    <w:rsid w:val="00FC19F9"/>
    <w:rsid w:val="00FC2692"/>
    <w:rsid w:val="00FC3128"/>
    <w:rsid w:val="00FC33FA"/>
    <w:rsid w:val="00FC36A5"/>
    <w:rsid w:val="00FC38D2"/>
    <w:rsid w:val="00FC3A52"/>
    <w:rsid w:val="00FC4404"/>
    <w:rsid w:val="00FC45D5"/>
    <w:rsid w:val="00FC4773"/>
    <w:rsid w:val="00FC4E43"/>
    <w:rsid w:val="00FC4FD5"/>
    <w:rsid w:val="00FC5AA4"/>
    <w:rsid w:val="00FC5C58"/>
    <w:rsid w:val="00FC62FC"/>
    <w:rsid w:val="00FC6360"/>
    <w:rsid w:val="00FC65FC"/>
    <w:rsid w:val="00FC6ADD"/>
    <w:rsid w:val="00FC733A"/>
    <w:rsid w:val="00FC756E"/>
    <w:rsid w:val="00FC77D7"/>
    <w:rsid w:val="00FD0D6B"/>
    <w:rsid w:val="00FD1287"/>
    <w:rsid w:val="00FD2112"/>
    <w:rsid w:val="00FD2223"/>
    <w:rsid w:val="00FD4005"/>
    <w:rsid w:val="00FD4715"/>
    <w:rsid w:val="00FD48F4"/>
    <w:rsid w:val="00FD4BEB"/>
    <w:rsid w:val="00FD4F93"/>
    <w:rsid w:val="00FD505D"/>
    <w:rsid w:val="00FD59ED"/>
    <w:rsid w:val="00FD6318"/>
    <w:rsid w:val="00FD6978"/>
    <w:rsid w:val="00FD6E37"/>
    <w:rsid w:val="00FD7F2D"/>
    <w:rsid w:val="00FE1DF6"/>
    <w:rsid w:val="00FE2C7B"/>
    <w:rsid w:val="00FE2DB3"/>
    <w:rsid w:val="00FE353B"/>
    <w:rsid w:val="00FE4080"/>
    <w:rsid w:val="00FE4108"/>
    <w:rsid w:val="00FE4A73"/>
    <w:rsid w:val="00FE4F36"/>
    <w:rsid w:val="00FE6818"/>
    <w:rsid w:val="00FE6C35"/>
    <w:rsid w:val="00FE6D6D"/>
    <w:rsid w:val="00FE7BB4"/>
    <w:rsid w:val="00FE7DF7"/>
    <w:rsid w:val="00FF12C9"/>
    <w:rsid w:val="00FF1F2C"/>
    <w:rsid w:val="00FF1F31"/>
    <w:rsid w:val="00FF1F7B"/>
    <w:rsid w:val="00FF2C0D"/>
    <w:rsid w:val="00FF3E1B"/>
    <w:rsid w:val="00FF46C9"/>
    <w:rsid w:val="00FF4B12"/>
    <w:rsid w:val="00FF4F9D"/>
    <w:rsid w:val="00FF520A"/>
    <w:rsid w:val="00FF698A"/>
    <w:rsid w:val="00FF6CD8"/>
    <w:rsid w:val="00FF6E37"/>
    <w:rsid w:val="00FF7346"/>
    <w:rsid w:val="00FF7532"/>
    <w:rsid w:val="00FF7684"/>
    <w:rsid w:val="0D0804BA"/>
    <w:rsid w:val="15992365"/>
    <w:rsid w:val="198A6011"/>
    <w:rsid w:val="280076FC"/>
    <w:rsid w:val="28AD6F38"/>
    <w:rsid w:val="2B175E3D"/>
    <w:rsid w:val="2CDC6BFB"/>
    <w:rsid w:val="339C6B01"/>
    <w:rsid w:val="34626B64"/>
    <w:rsid w:val="365A028B"/>
    <w:rsid w:val="38724223"/>
    <w:rsid w:val="38954EA5"/>
    <w:rsid w:val="3F7B1AC3"/>
    <w:rsid w:val="3FE98EB5"/>
    <w:rsid w:val="45E9361C"/>
    <w:rsid w:val="49957F36"/>
    <w:rsid w:val="5B7E34C8"/>
    <w:rsid w:val="5DBF61AE"/>
    <w:rsid w:val="5EFEB92C"/>
    <w:rsid w:val="5F07097D"/>
    <w:rsid w:val="6FEE444E"/>
    <w:rsid w:val="73EFCA50"/>
    <w:rsid w:val="7AFBC4A8"/>
    <w:rsid w:val="7F6BAD4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684C84"/>
  <w14:defaultImageDpi w14:val="330"/>
  <w15:docId w15:val="{75FCA256-4750-4449-B0AC-C76EB4A71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7BF5"/>
    <w:pPr>
      <w:widowControl w:val="0"/>
      <w:spacing w:line="360" w:lineRule="exact"/>
      <w:ind w:firstLineChars="200" w:firstLine="200"/>
      <w:jc w:val="both"/>
    </w:pPr>
    <w:rPr>
      <w:rFonts w:ascii="Times New Roman" w:hAnsi="Times New Roman"/>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18"/>
      <w:szCs w:val="18"/>
    </w:rPr>
  </w:style>
  <w:style w:type="paragraph" w:styleId="a5">
    <w:name w:val="annotation text"/>
    <w:basedOn w:val="a"/>
    <w:link w:val="a6"/>
    <w:uiPriority w:val="99"/>
    <w:unhideWhenUsed/>
    <w:qFormat/>
    <w:pPr>
      <w:jc w:val="left"/>
    </w:pPr>
  </w:style>
  <w:style w:type="paragraph" w:styleId="a7">
    <w:name w:val="endnote text"/>
    <w:basedOn w:val="a"/>
    <w:link w:val="a8"/>
    <w:uiPriority w:val="99"/>
    <w:semiHidden/>
    <w:unhideWhenUsed/>
    <w:qFormat/>
    <w:pPr>
      <w:snapToGrid w:val="0"/>
      <w:jc w:val="left"/>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af">
    <w:name w:val="footnote text"/>
    <w:basedOn w:val="a"/>
    <w:link w:val="af0"/>
    <w:uiPriority w:val="99"/>
    <w:semiHidden/>
    <w:unhideWhenUsed/>
    <w:qFormat/>
    <w:pPr>
      <w:snapToGrid w:val="0"/>
      <w:jc w:val="left"/>
    </w:pPr>
    <w:rPr>
      <w:sz w:val="18"/>
      <w:szCs w:val="18"/>
    </w:rPr>
  </w:style>
  <w:style w:type="paragraph" w:styleId="af1">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endnote reference"/>
    <w:basedOn w:val="a0"/>
    <w:uiPriority w:val="99"/>
    <w:semiHidden/>
    <w:unhideWhenUsed/>
    <w:qFormat/>
    <w:rPr>
      <w:vertAlign w:val="superscript"/>
    </w:rPr>
  </w:style>
  <w:style w:type="character" w:styleId="af7">
    <w:name w:val="FollowedHyperlink"/>
    <w:basedOn w:val="a0"/>
    <w:uiPriority w:val="99"/>
    <w:semiHidden/>
    <w:unhideWhenUsed/>
    <w:qFormat/>
    <w:rPr>
      <w:color w:val="954F72"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563C1" w:themeColor="hyperlink"/>
      <w:u w:val="single"/>
    </w:rPr>
  </w:style>
  <w:style w:type="character" w:styleId="afa">
    <w:name w:val="annotation reference"/>
    <w:basedOn w:val="a0"/>
    <w:uiPriority w:val="99"/>
    <w:semiHidden/>
    <w:unhideWhenUsed/>
    <w:qFormat/>
    <w:rPr>
      <w:sz w:val="21"/>
      <w:szCs w:val="21"/>
    </w:rPr>
  </w:style>
  <w:style w:type="character" w:styleId="afb">
    <w:name w:val="footnote reference"/>
    <w:basedOn w:val="a0"/>
    <w:uiPriority w:val="99"/>
    <w:semiHidden/>
    <w:unhideWhenUsed/>
    <w:qFormat/>
    <w:rPr>
      <w:vertAlign w:val="superscript"/>
    </w:rPr>
  </w:style>
  <w:style w:type="paragraph" w:styleId="afc">
    <w:name w:val="List Paragraph"/>
    <w:basedOn w:val="a"/>
    <w:uiPriority w:val="99"/>
    <w:qFormat/>
    <w:pPr>
      <w:ind w:firstLine="420"/>
    </w:p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a">
    <w:name w:val="批注框文本 字符"/>
    <w:basedOn w:val="a0"/>
    <w:link w:val="a9"/>
    <w:uiPriority w:val="99"/>
    <w:semiHidden/>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mi">
    <w:name w:val="mi"/>
    <w:basedOn w:val="a0"/>
    <w:qFormat/>
  </w:style>
  <w:style w:type="character" w:customStyle="1" w:styleId="mo">
    <w:name w:val="mo"/>
    <w:basedOn w:val="a0"/>
    <w:qFormat/>
  </w:style>
  <w:style w:type="character" w:customStyle="1" w:styleId="mn">
    <w:name w:val="mn"/>
    <w:basedOn w:val="a0"/>
    <w:qFormat/>
  </w:style>
  <w:style w:type="character" w:customStyle="1" w:styleId="30">
    <w:name w:val="标题 3 字符"/>
    <w:basedOn w:val="a0"/>
    <w:link w:val="3"/>
    <w:uiPriority w:val="9"/>
    <w:semiHidden/>
    <w:qFormat/>
    <w:rPr>
      <w:b/>
      <w:bCs/>
      <w:sz w:val="32"/>
      <w:szCs w:val="32"/>
    </w:rPr>
  </w:style>
  <w:style w:type="character" w:styleId="afd">
    <w:name w:val="Placeholder Text"/>
    <w:basedOn w:val="a0"/>
    <w:uiPriority w:val="99"/>
    <w:semiHidden/>
    <w:qFormat/>
    <w:rPr>
      <w:color w:val="808080"/>
    </w:rPr>
  </w:style>
  <w:style w:type="character" w:customStyle="1" w:styleId="a4">
    <w:name w:val="文档结构图 字符"/>
    <w:basedOn w:val="a0"/>
    <w:link w:val="a3"/>
    <w:uiPriority w:val="99"/>
    <w:semiHidden/>
    <w:qFormat/>
    <w:rPr>
      <w:rFonts w:ascii="宋体" w:eastAsia="宋体"/>
      <w:sz w:val="18"/>
      <w:szCs w:val="18"/>
    </w:rPr>
  </w:style>
  <w:style w:type="character" w:customStyle="1" w:styleId="a6">
    <w:name w:val="批注文字 字符"/>
    <w:basedOn w:val="a0"/>
    <w:link w:val="a5"/>
    <w:uiPriority w:val="99"/>
    <w:qFormat/>
  </w:style>
  <w:style w:type="character" w:customStyle="1" w:styleId="af3">
    <w:name w:val="批注主题 字符"/>
    <w:basedOn w:val="a6"/>
    <w:link w:val="af2"/>
    <w:uiPriority w:val="99"/>
    <w:semiHidden/>
    <w:qFormat/>
    <w:rPr>
      <w:b/>
      <w:bCs/>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宋体" w:eastAsia="宋体" w:hAnsi="宋体" w:hint="eastAsia"/>
      <w:color w:val="000000"/>
      <w:sz w:val="20"/>
      <w:szCs w:val="20"/>
    </w:rPr>
  </w:style>
  <w:style w:type="character" w:customStyle="1" w:styleId="katex-mathml">
    <w:name w:val="katex-mathml"/>
    <w:basedOn w:val="a0"/>
    <w:qFormat/>
  </w:style>
  <w:style w:type="character" w:customStyle="1" w:styleId="mopen">
    <w:name w:val="mopen"/>
    <w:basedOn w:val="a0"/>
    <w:qFormat/>
  </w:style>
  <w:style w:type="character" w:customStyle="1" w:styleId="mord">
    <w:name w:val="mord"/>
    <w:basedOn w:val="a0"/>
    <w:qFormat/>
  </w:style>
  <w:style w:type="character" w:customStyle="1" w:styleId="mpunct">
    <w:name w:val="mpunct"/>
    <w:basedOn w:val="a0"/>
    <w:qFormat/>
  </w:style>
  <w:style w:type="character" w:customStyle="1" w:styleId="mclose">
    <w:name w:val="mclose"/>
    <w:basedOn w:val="a0"/>
    <w:qFormat/>
  </w:style>
  <w:style w:type="character" w:customStyle="1" w:styleId="vlist-s">
    <w:name w:val="vlist-s"/>
    <w:basedOn w:val="a0"/>
    <w:qFormat/>
  </w:style>
  <w:style w:type="character" w:customStyle="1" w:styleId="10">
    <w:name w:val="标题 1 字符"/>
    <w:basedOn w:val="a0"/>
    <w:link w:val="1"/>
    <w:uiPriority w:val="9"/>
    <w:qFormat/>
    <w:rPr>
      <w:b/>
      <w:bCs/>
      <w:kern w:val="44"/>
      <w:sz w:val="44"/>
      <w:szCs w:val="44"/>
    </w:rPr>
  </w:style>
  <w:style w:type="character" w:customStyle="1" w:styleId="af0">
    <w:name w:val="脚注文本 字符"/>
    <w:basedOn w:val="a0"/>
    <w:link w:val="af"/>
    <w:uiPriority w:val="99"/>
    <w:semiHidden/>
    <w:qFormat/>
    <w:rPr>
      <w:kern w:val="2"/>
      <w:sz w:val="18"/>
      <w:szCs w:val="18"/>
    </w:rPr>
  </w:style>
  <w:style w:type="paragraph" w:customStyle="1" w:styleId="11">
    <w:name w:val="书目1"/>
    <w:basedOn w:val="a"/>
    <w:next w:val="a"/>
    <w:uiPriority w:val="37"/>
    <w:unhideWhenUsed/>
    <w:qFormat/>
    <w:pPr>
      <w:tabs>
        <w:tab w:val="left" w:pos="384"/>
      </w:tabs>
      <w:ind w:left="384" w:hanging="384"/>
    </w:pPr>
  </w:style>
  <w:style w:type="character" w:customStyle="1" w:styleId="a8">
    <w:name w:val="尾注文本 字符"/>
    <w:basedOn w:val="a0"/>
    <w:link w:val="a7"/>
    <w:uiPriority w:val="99"/>
    <w:semiHidden/>
    <w:qFormat/>
    <w:rPr>
      <w:kern w:val="2"/>
      <w:sz w:val="21"/>
      <w:szCs w:val="22"/>
    </w:rPr>
  </w:style>
  <w:style w:type="paragraph" w:customStyle="1" w:styleId="12">
    <w:name w:val="列表段落1"/>
    <w:basedOn w:val="a"/>
    <w:qFormat/>
    <w:pPr>
      <w:ind w:firstLine="420"/>
    </w:pPr>
    <w:rPr>
      <w:rFonts w:ascii="Calibri" w:eastAsia="宋体" w:hAnsi="Calibri" w:cs="Times New Roman"/>
      <w:szCs w:val="21"/>
    </w:rPr>
  </w:style>
  <w:style w:type="paragraph" w:customStyle="1" w:styleId="22">
    <w:name w:val="列表段落2"/>
    <w:basedOn w:val="a"/>
    <w:qFormat/>
    <w:pPr>
      <w:ind w:firstLine="420"/>
    </w:pPr>
    <w:rPr>
      <w:rFonts w:ascii="Calibri" w:eastAsia="宋体" w:hAnsi="Calibri" w:cs="Times New Roman"/>
      <w:szCs w:val="21"/>
    </w:rPr>
  </w:style>
  <w:style w:type="paragraph" w:customStyle="1" w:styleId="13">
    <w:name w:val="正文1"/>
    <w:qFormat/>
    <w:pPr>
      <w:jc w:val="both"/>
    </w:pPr>
    <w:rPr>
      <w:rFonts w:ascii="宋体" w:eastAsia="宋体" w:hAnsi="宋体" w:cs="宋体"/>
      <w:kern w:val="2"/>
      <w:sz w:val="21"/>
      <w:szCs w:val="21"/>
    </w:rPr>
  </w:style>
  <w:style w:type="character" w:customStyle="1" w:styleId="14">
    <w:name w:val="未处理的提及1"/>
    <w:basedOn w:val="a0"/>
    <w:uiPriority w:val="99"/>
    <w:semiHidden/>
    <w:unhideWhenUsed/>
    <w:qFormat/>
    <w:rPr>
      <w:color w:val="605E5C"/>
      <w:shd w:val="clear" w:color="auto" w:fill="E1DFDD"/>
    </w:rPr>
  </w:style>
  <w:style w:type="paragraph" w:customStyle="1" w:styleId="afe">
    <w:name w:val="公式格式"/>
    <w:basedOn w:val="a"/>
    <w:qFormat/>
    <w:pPr>
      <w:tabs>
        <w:tab w:val="left" w:pos="840"/>
      </w:tabs>
      <w:spacing w:before="120" w:after="120"/>
      <w:ind w:firstLineChars="0" w:firstLine="0"/>
    </w:pPr>
    <w:rPr>
      <w:rFonts w:ascii="Cambria Math" w:eastAsia="宋体" w:hAnsi="Cambria Math" w:cs="Times New Roman"/>
      <w:i/>
      <w:sz w:val="24"/>
      <w:szCs w:val="24"/>
    </w:rPr>
  </w:style>
  <w:style w:type="paragraph" w:customStyle="1" w:styleId="15">
    <w:name w:val="修订1"/>
    <w:hidden/>
    <w:uiPriority w:val="99"/>
    <w:semiHidden/>
    <w:qFormat/>
    <w:rPr>
      <w:rFonts w:ascii="Times New Roman" w:hAnsi="Times New Roman"/>
      <w:kern w:val="2"/>
      <w:sz w:val="21"/>
      <w:szCs w:val="22"/>
    </w:rPr>
  </w:style>
  <w:style w:type="paragraph" w:styleId="aff">
    <w:name w:val="Revision"/>
    <w:hidden/>
    <w:uiPriority w:val="99"/>
    <w:unhideWhenUsed/>
    <w:rsid w:val="00D90A68"/>
    <w:rPr>
      <w:rFonts w:ascii="Times New Roman" w:hAns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eader" Target="header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1839</TotalTime>
  <Pages>13</Pages>
  <Words>7655</Words>
  <Characters>8116</Characters>
  <Application>Microsoft Office Word</Application>
  <DocSecurity>0</DocSecurity>
  <Lines>1352</Lines>
  <Paragraphs>1577</Paragraphs>
  <ScaleCrop>false</ScaleCrop>
  <Company>uestc</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LYG</dc:creator>
  <cp:lastModifiedBy>振国 杨</cp:lastModifiedBy>
  <cp:revision>464</cp:revision>
  <cp:lastPrinted>2016-07-04T19:32:00Z</cp:lastPrinted>
  <dcterms:created xsi:type="dcterms:W3CDTF">2025-08-26T06:10:00Z</dcterms:created>
  <dcterms:modified xsi:type="dcterms:W3CDTF">2025-11-20T09:22:00Z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AABE64B4217B4BF6B1E2C281DB024D60_13</vt:lpwstr>
  </property>
  <property fmtid="{D5CDD505-2E9C-101B-9397-08002B2CF9AE}" pid="4" name="ZOTERO_PREF_1">
    <vt:lpwstr>&lt;data data-version="3" zotero-version="7.0.10-beta.1+913c50073"&gt;&lt;session id="iYSwy6aJ"/&gt;&lt;style id="http://www.zotero.org/styles/university-of-electronic-science-and-technology-of-china" hasBibliography="1" bibliographyStyleHasBeenSet="1"/&gt;&lt;prefs&gt;&lt;pref nam</vt:lpwstr>
  </property>
  <property fmtid="{D5CDD505-2E9C-101B-9397-08002B2CF9AE}" pid="5" name="ZOTERO_PREF_2">
    <vt:lpwstr>e="fieldType" value="Field"/&gt;&lt;/prefs&gt;&lt;/data&gt;</vt:lpwstr>
  </property>
</Properties>
</file>